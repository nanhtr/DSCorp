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01E44" w14:textId="77777777" w:rsidR="00085CC5" w:rsidRDefault="00B43A99">
      <w:pPr>
        <w:spacing w:after="120"/>
        <w:jc w:val="center"/>
      </w:pPr>
      <w:r>
        <w:rPr>
          <w:b/>
        </w:rPr>
        <w:t>THỎA THUẬN BẢO MẬT THÔNG TIN</w:t>
      </w:r>
    </w:p>
    <w:p w14:paraId="21161ABB" w14:textId="77777777" w:rsidR="00085CC5" w:rsidRDefault="00085CC5">
      <w:pPr>
        <w:spacing w:after="0"/>
      </w:pPr>
    </w:p>
    <w:p w14:paraId="680C2D81" w14:textId="77777777" w:rsidR="00085CC5" w:rsidRDefault="00B43A99">
      <w:pPr>
        <w:spacing w:after="80"/>
        <w:jc w:val="center"/>
      </w:pPr>
      <w:r>
        <w:t>Giữa</w:t>
      </w:r>
    </w:p>
    <w:p w14:paraId="363AA932" w14:textId="77777777" w:rsidR="00085CC5" w:rsidRDefault="00B43A99">
      <w:pPr>
        <w:spacing w:after="80"/>
        <w:jc w:val="center"/>
      </w:pPr>
      <w:r>
        <w:rPr>
          <w:b/>
        </w:rPr>
        <w:t>CÔNG TY TNHH DS CORPORATION</w:t>
      </w:r>
    </w:p>
    <w:p w14:paraId="0379BC42" w14:textId="77777777" w:rsidR="00085CC5" w:rsidRDefault="00B43A99">
      <w:pPr>
        <w:spacing w:after="80"/>
        <w:jc w:val="center"/>
      </w:pPr>
      <w:r>
        <w:t>Và</w:t>
      </w:r>
    </w:p>
    <w:p w14:paraId="7037E253" w14:textId="77777777" w:rsidR="00085CC5" w:rsidRDefault="00B43A99">
      <w:pPr>
        <w:jc w:val="center"/>
      </w:pPr>
      <w:r>
        <w:rPr>
          <w:b/>
        </w:rPr>
        <w:t>CÔNG TY TNHH SẢN XUẤT VÀ THƯƠNG MẠI DƯỢC MỸ PHẨM ASIALAB</w:t>
      </w:r>
    </w:p>
    <w:p w14:paraId="2AF28CC1" w14:textId="77777777" w:rsidR="00085CC5" w:rsidRDefault="00B43A99">
      <w:pPr>
        <w:spacing w:after="80"/>
        <w:jc w:val="both"/>
      </w:pPr>
      <w:r>
        <w:t>Thỏa thuận Bảo mật này được lập ngày … tháng … năm 2026 bởi các bên sau đây:</w:t>
      </w:r>
    </w:p>
    <w:p w14:paraId="360E92AB" w14:textId="77777777" w:rsidR="00085CC5" w:rsidRDefault="00085CC5">
      <w:pPr>
        <w:spacing w:after="0"/>
      </w:pPr>
    </w:p>
    <w:p w14:paraId="681D79B1" w14:textId="77777777" w:rsidR="00085CC5" w:rsidRDefault="00B43A99">
      <w:pPr>
        <w:spacing w:after="80"/>
        <w:jc w:val="both"/>
      </w:pPr>
      <w:r>
        <w:rPr>
          <w:b/>
        </w:rPr>
        <w:t>Bên A: CÔNG TY TNHH DS CORPORATION</w:t>
      </w:r>
    </w:p>
    <w:p w14:paraId="4DD277C2" w14:textId="77777777" w:rsidR="00085CC5" w:rsidRDefault="00B43A99">
      <w:pPr>
        <w:spacing w:after="80"/>
        <w:jc w:val="both"/>
      </w:pPr>
      <w:r>
        <w:t>Địa chỉ: Tầng 4, Toà nhà Sannam, số 78 phố Duy Tân, Phường Cầu Giấy, Thành phố Hà Nội, Việt Nam</w:t>
      </w:r>
    </w:p>
    <w:p w14:paraId="1E491C01" w14:textId="77777777" w:rsidR="00085CC5" w:rsidRDefault="00B43A99">
      <w:pPr>
        <w:spacing w:after="80"/>
        <w:jc w:val="both"/>
      </w:pPr>
      <w:r>
        <w:t>Mã số thuế: 0111537512</w:t>
      </w:r>
    </w:p>
    <w:p w14:paraId="75C4139F" w14:textId="00E00CF6" w:rsidR="00085CC5" w:rsidRDefault="00B43A99">
      <w:pPr>
        <w:spacing w:after="80"/>
        <w:jc w:val="both"/>
      </w:pPr>
      <w:r>
        <w:t xml:space="preserve">Đại diện: </w:t>
      </w:r>
      <w:r w:rsidR="00896C95">
        <w:t>B</w:t>
      </w:r>
      <w:r>
        <w:t>à TRƯƠNG NGỌC ÁNH</w:t>
      </w:r>
    </w:p>
    <w:p w14:paraId="7E31C2FA" w14:textId="77777777" w:rsidR="00085CC5" w:rsidRDefault="00B43A99">
      <w:pPr>
        <w:spacing w:after="80"/>
        <w:jc w:val="both"/>
      </w:pPr>
      <w:r>
        <w:t>Chức vụ: Tổng Giám đốc</w:t>
      </w:r>
    </w:p>
    <w:p w14:paraId="5611F9B7" w14:textId="3393573F" w:rsidR="00085CC5" w:rsidRDefault="00B43A99">
      <w:r w:rsidRPr="00896C95">
        <w:t xml:space="preserve">Theo </w:t>
      </w:r>
      <w:proofErr w:type="spellStart"/>
      <w:r w:rsidRPr="00896C95">
        <w:t>ủy</w:t>
      </w:r>
      <w:proofErr w:type="spellEnd"/>
      <w:r w:rsidRPr="00896C95">
        <w:t xml:space="preserve"> </w:t>
      </w:r>
      <w:proofErr w:type="spellStart"/>
      <w:r w:rsidRPr="00896C95">
        <w:t>quyền</w:t>
      </w:r>
      <w:proofErr w:type="spellEnd"/>
      <w:r w:rsidRPr="00896C95">
        <w:t xml:space="preserve"> </w:t>
      </w:r>
      <w:proofErr w:type="spellStart"/>
      <w:r w:rsidRPr="00896C95">
        <w:t>số</w:t>
      </w:r>
      <w:proofErr w:type="spellEnd"/>
      <w:r w:rsidR="00896C95">
        <w:t xml:space="preserve"> </w:t>
      </w:r>
      <w:r w:rsidR="00896C95" w:rsidRPr="00896C95">
        <w:t>05</w:t>
      </w:r>
      <w:r w:rsidR="00896C95">
        <w:t>/</w:t>
      </w:r>
      <w:r w:rsidR="00896C95" w:rsidRPr="00896C95">
        <w:t>2026</w:t>
      </w:r>
      <w:r w:rsidR="00896C95">
        <w:t>/</w:t>
      </w:r>
      <w:r w:rsidR="00896C95" w:rsidRPr="00896C95">
        <w:t>UQ-DS</w:t>
      </w:r>
      <w:r w:rsidR="00896C95">
        <w:t xml:space="preserve"> </w:t>
      </w:r>
      <w:proofErr w:type="spellStart"/>
      <w:r w:rsidR="00896C95">
        <w:t>ký</w:t>
      </w:r>
      <w:proofErr w:type="spellEnd"/>
      <w:r w:rsidR="00896C95">
        <w:t xml:space="preserve"> </w:t>
      </w:r>
      <w:proofErr w:type="spellStart"/>
      <w:r w:rsidR="00896C95">
        <w:t>ngày</w:t>
      </w:r>
      <w:proofErr w:type="spellEnd"/>
      <w:r w:rsidR="00896C95">
        <w:t xml:space="preserve"> 18/06/2026</w:t>
      </w:r>
    </w:p>
    <w:p w14:paraId="0AA5B5EE" w14:textId="77777777" w:rsidR="00085CC5" w:rsidRDefault="00085CC5">
      <w:pPr>
        <w:spacing w:after="0"/>
      </w:pPr>
    </w:p>
    <w:p w14:paraId="124113C7" w14:textId="77777777" w:rsidR="00085CC5" w:rsidRDefault="00B43A99">
      <w:pPr>
        <w:spacing w:after="80"/>
        <w:jc w:val="center"/>
      </w:pPr>
      <w:r>
        <w:t>Và</w:t>
      </w:r>
    </w:p>
    <w:p w14:paraId="65A06220" w14:textId="77777777" w:rsidR="00085CC5" w:rsidRDefault="00085CC5">
      <w:pPr>
        <w:spacing w:after="0"/>
      </w:pPr>
    </w:p>
    <w:p w14:paraId="54E1659A" w14:textId="77777777" w:rsidR="00085CC5" w:rsidRDefault="00B43A99">
      <w:pPr>
        <w:spacing w:after="80"/>
        <w:jc w:val="both"/>
      </w:pPr>
      <w:r>
        <w:rPr>
          <w:b/>
        </w:rPr>
        <w:t>Bên B: CÔNG TY TNHH SẢN XUẤT VÀ THƯƠNG MẠI DƯỢC MỸ PHẨM ASIALAB</w:t>
      </w:r>
    </w:p>
    <w:p w14:paraId="6603A813" w14:textId="77777777" w:rsidR="00085CC5" w:rsidRDefault="00B43A99">
      <w:pPr>
        <w:spacing w:after="80"/>
        <w:jc w:val="both"/>
      </w:pPr>
      <w:r>
        <w:t>Địa chỉ: Nhà xưởng B8, khu H, KCN Tân Kim, ấp Tân Phước, xã Cần Giuộc, Tỉnh Tây Ninh</w:t>
      </w:r>
    </w:p>
    <w:p w14:paraId="3553C6A8" w14:textId="77777777" w:rsidR="00085CC5" w:rsidRDefault="00B43A99">
      <w:pPr>
        <w:spacing w:after="80"/>
        <w:jc w:val="both"/>
      </w:pPr>
      <w:r>
        <w:t>Mã số thuế: 1101943612</w:t>
      </w:r>
    </w:p>
    <w:p w14:paraId="69F8E821" w14:textId="2F16BDC4" w:rsidR="00085CC5" w:rsidRDefault="00B43A99">
      <w:pPr>
        <w:spacing w:after="80"/>
        <w:jc w:val="both"/>
      </w:pPr>
      <w:proofErr w:type="spellStart"/>
      <w:r>
        <w:t>Đại</w:t>
      </w:r>
      <w:proofErr w:type="spellEnd"/>
      <w:r>
        <w:t xml:space="preserve"> </w:t>
      </w:r>
      <w:proofErr w:type="spellStart"/>
      <w:r>
        <w:t>diện</w:t>
      </w:r>
      <w:proofErr w:type="spellEnd"/>
      <w:r>
        <w:t xml:space="preserve">: </w:t>
      </w:r>
      <w:proofErr w:type="spellStart"/>
      <w:r w:rsidR="00896C95">
        <w:t>Ô</w:t>
      </w:r>
      <w:r>
        <w:t>ng</w:t>
      </w:r>
      <w:proofErr w:type="spellEnd"/>
      <w:r>
        <w:t xml:space="preserve"> Lê Văn Quý</w:t>
      </w:r>
    </w:p>
    <w:p w14:paraId="0CEE36AC" w14:textId="77777777" w:rsidR="00085CC5" w:rsidRDefault="00B43A99">
      <w:pPr>
        <w:spacing w:after="80"/>
        <w:jc w:val="both"/>
      </w:pPr>
      <w:r>
        <w:t>Chức vụ: Giám đốc Điều hành</w:t>
      </w:r>
    </w:p>
    <w:p w14:paraId="29B4218D" w14:textId="77777777" w:rsidR="00085CC5" w:rsidRDefault="00085CC5">
      <w:pPr>
        <w:spacing w:after="0"/>
      </w:pPr>
    </w:p>
    <w:p w14:paraId="7E77F97B" w14:textId="77777777" w:rsidR="00085CC5" w:rsidRDefault="00B43A99">
      <w:pPr>
        <w:spacing w:after="80"/>
        <w:jc w:val="both"/>
        <w:rPr>
          <w:i/>
        </w:rPr>
      </w:pPr>
      <w:r>
        <w:rPr>
          <w:i/>
        </w:rPr>
        <w:t>(Hai bên sau đây được gọi chung là “Các Bên”)</w:t>
      </w:r>
    </w:p>
    <w:p w14:paraId="0023B5CF" w14:textId="77777777" w:rsidR="00896C95" w:rsidRDefault="00896C95">
      <w:pPr>
        <w:spacing w:after="80"/>
        <w:jc w:val="both"/>
        <w:rPr>
          <w:i/>
        </w:rPr>
      </w:pPr>
    </w:p>
    <w:p w14:paraId="791729A2" w14:textId="77777777" w:rsidR="00896C95" w:rsidRDefault="00896C95">
      <w:pPr>
        <w:spacing w:after="80"/>
        <w:jc w:val="both"/>
        <w:rPr>
          <w:i/>
        </w:rPr>
      </w:pPr>
    </w:p>
    <w:p w14:paraId="4210F86C" w14:textId="77777777" w:rsidR="00896C95" w:rsidRDefault="00896C95">
      <w:pPr>
        <w:spacing w:after="80"/>
        <w:jc w:val="both"/>
        <w:rPr>
          <w:i/>
        </w:rPr>
      </w:pPr>
    </w:p>
    <w:p w14:paraId="3117D630" w14:textId="77777777" w:rsidR="00896C95" w:rsidRDefault="00896C95">
      <w:pPr>
        <w:spacing w:after="80"/>
        <w:jc w:val="both"/>
        <w:rPr>
          <w:i/>
        </w:rPr>
      </w:pPr>
    </w:p>
    <w:p w14:paraId="3A71520F" w14:textId="77777777" w:rsidR="00896C95" w:rsidRDefault="00896C95">
      <w:pPr>
        <w:spacing w:after="80"/>
        <w:jc w:val="both"/>
      </w:pPr>
    </w:p>
    <w:p w14:paraId="5BAAED07" w14:textId="77777777" w:rsidR="00085CC5" w:rsidRDefault="00085CC5">
      <w:pPr>
        <w:spacing w:after="0"/>
      </w:pPr>
    </w:p>
    <w:p w14:paraId="4753FD6F" w14:textId="77777777" w:rsidR="00085CC5" w:rsidRDefault="00B43A99">
      <w:pPr>
        <w:spacing w:after="80"/>
        <w:jc w:val="both"/>
      </w:pPr>
      <w:r>
        <w:rPr>
          <w:b/>
        </w:rPr>
        <w:t>Xét rằng:</w:t>
      </w:r>
    </w:p>
    <w:p w14:paraId="7C2E67A2" w14:textId="77777777" w:rsidR="00085CC5" w:rsidRDefault="00B43A99">
      <w:pPr>
        <w:spacing w:after="80"/>
        <w:jc w:val="both"/>
      </w:pPr>
      <w:r>
        <w:t>Các Bên đang đề cập tới việc Bên A cung cấp các thông tin cần thiết cho Bên B và Bên B cung cấp cho Bên A các thông tin liên quan đến dịch vụ sản xuất mỹ phẩm cho Bên A (“Mục đích”).</w:t>
      </w:r>
    </w:p>
    <w:p w14:paraId="1B4AA9AA" w14:textId="77777777" w:rsidR="00085CC5" w:rsidRDefault="00B43A99">
      <w:pPr>
        <w:spacing w:after="80"/>
        <w:jc w:val="both"/>
      </w:pPr>
      <w:r>
        <w:t>Để trao đổi và thảo luận về Mục đích, các Bên đồng ý ký kết Thỏa thuận Bảo mật này (“Thỏa thuận”) để bảo vệ các thông tin của các Bên có thể sẽ được tiết lộ cho Bên kia nhằm thực hiện Mục đích.</w:t>
      </w:r>
    </w:p>
    <w:p w14:paraId="1A5BA352" w14:textId="77777777" w:rsidR="00085CC5" w:rsidRDefault="00B43A99">
      <w:pPr>
        <w:spacing w:after="80"/>
        <w:jc w:val="both"/>
      </w:pPr>
      <w:r>
        <w:t>Các Bên đồng ý thỏa thuận các điều khoản và điều kiện như sau:</w:t>
      </w:r>
    </w:p>
    <w:p w14:paraId="48953BFB" w14:textId="77777777" w:rsidR="00085CC5" w:rsidRDefault="00B43A99">
      <w:pPr>
        <w:spacing w:after="80"/>
        <w:jc w:val="both"/>
      </w:pPr>
      <w:r>
        <w:t>1) Mỗi Bên (“Bên Tiếp nhận Thông tin”) sẽ giữ tất cả các thông tin nhận được từ Bên kia (“Bên Tiết lộ Thông tin”), liên quan đến Mục đích dưới bất kỳ hình thức nào (“Thông tin”), một cách bảo mật tuyệt đối và chỉ được tiết lộ cho bên thứ ba (“Bên thứ ba”) theo quy định tại Thỏa thuận này.</w:t>
      </w:r>
    </w:p>
    <w:p w14:paraId="202AF90F" w14:textId="77777777" w:rsidR="00085CC5" w:rsidRDefault="00B43A99">
      <w:pPr>
        <w:spacing w:after="80"/>
        <w:jc w:val="both"/>
      </w:pPr>
      <w:r>
        <w:t>2) Những Thông tin nhận được dưới đây không được phép sử dụng cho các mục đích khác ngoài Mục đích quy định tại Thỏa thuận này nếu không có sự đồng ý trước bằng văn bản của Bên Tiết lộ Thông tin.</w:t>
      </w:r>
    </w:p>
    <w:p w14:paraId="2BA16501" w14:textId="77777777" w:rsidR="00085CC5" w:rsidRDefault="00B43A99">
      <w:pPr>
        <w:spacing w:after="80"/>
        <w:jc w:val="both"/>
      </w:pPr>
      <w:r>
        <w:t>3) Nếu Bên Tiếp nhận Thông tin cung cấp/tiết lộ Thông tin cho Bên thứ ba nào khác (theo sự chấp thuận bằng văn bản của Bên Tiết lộ Thông tin) thì Bên Tiếp nhận Thông tin phải đảm bảo Bên thứ ba đó cũng sẽ có nghĩa vụ bảo mật những Thông tin đã tiếp nhận theo những quy định tương tự như Thỏa thuận này.</w:t>
      </w:r>
    </w:p>
    <w:p w14:paraId="69ACA5D0" w14:textId="77777777" w:rsidR="00085CC5" w:rsidRDefault="00B43A99">
      <w:pPr>
        <w:spacing w:after="80"/>
        <w:jc w:val="both"/>
      </w:pPr>
      <w:r>
        <w:t>4) Theo các quy định ở trên, mỗi Bên phải hạn chế số người được phép tiếp cận Thông tin nhận từ Bên kia chỉ bao gồm các nhân viên, quản lý, cố vấn chuyên nghiệp, nhà tư vấn, nhà nghiên cứu hoặc những người mà việc tiếp cận với Thông tin là cần thiết để thực hiện được Mục đích và phải thông báo cho những người đó về những nghĩa vụ phải thực hiện theo Thỏa thuận này.</w:t>
      </w:r>
    </w:p>
    <w:p w14:paraId="1F61FD39" w14:textId="77777777" w:rsidR="00085CC5" w:rsidRDefault="00B43A99">
      <w:pPr>
        <w:spacing w:after="80"/>
        <w:jc w:val="both"/>
      </w:pPr>
      <w:r>
        <w:t>5) Bên Tiết lộ Thông tin đảm bảo và cam kết rằng Bên Tiết lộ Thông tin đã đạt được các chấp thuận cần thiết liên quan đến dữ liệu cá nhân bao gồm nhưng không giới hạn ở:</w:t>
      </w:r>
    </w:p>
    <w:p w14:paraId="0D3C3353" w14:textId="77777777" w:rsidR="00085CC5" w:rsidRDefault="00B43A99">
      <w:pPr>
        <w:spacing w:after="80"/>
        <w:ind w:firstLine="567"/>
        <w:jc w:val="both"/>
      </w:pPr>
      <w:r>
        <w:t>a) Bên Tiết lộ Thông tin đã đạt được các chấp thuận cần thiết từ Chủ thể dữ liệu và có toàn quyền cung cấp các dữ liệu cá nhân từ Chủ thể dữ liệu cho Bên Tiếp nhận Thông tin (bao gồm nhưng không giới hạn ở các thông tin liên quan đến các cổ đông, người quản lý, nhà đầu tư....); Cung cấp cho Bên Tiếp nhận Thông tin bằng chứng chứng minh đã đạt được sự chấp thuận từ Chủ thể dữ liệu trong trường hợp cần thiết;</w:t>
      </w:r>
    </w:p>
    <w:p w14:paraId="5989B2CB" w14:textId="77777777" w:rsidR="00085CC5" w:rsidRDefault="00B43A99">
      <w:pPr>
        <w:spacing w:after="80"/>
        <w:ind w:firstLine="567"/>
        <w:jc w:val="both"/>
      </w:pPr>
      <w:r>
        <w:t>b) Bên Tiết lộ Thông tin cam kết đã thực hiện thông báo đến Chủ thể dữ liệu về việc Bên Tiết lộ Thông tin và/hoặc Bên Tiếp nhận Thông tin thực hiện sử dụng, xử lý các thông tin có liên quan đến dữ liệu cá nhân nhằm thực hiện Mục đích;</w:t>
      </w:r>
    </w:p>
    <w:p w14:paraId="129D0611" w14:textId="77777777" w:rsidR="00085CC5" w:rsidRDefault="00B43A99">
      <w:pPr>
        <w:spacing w:after="80"/>
        <w:ind w:firstLine="567"/>
        <w:jc w:val="both"/>
      </w:pPr>
      <w:r>
        <w:lastRenderedPageBreak/>
        <w:t>c) Bên Tiết lộ Thông tin đã đạt được chấp thuận toàn phần và không hủy ngang từ Chủ thể dữ liệu việc Bên Tiếp nhận Thông tin sẽ sử dụng, xử lý và chuyển dữ liệu nhận được từ Bên Tiết lộ Thông tin nhằm thực hiện Mục đích đối với các thông tin có liên quan đến dữ liệu cá nhân (nếu có) theo quy định tại Nghị định 13/2023/NĐ-CP;</w:t>
      </w:r>
    </w:p>
    <w:p w14:paraId="2CFE785E" w14:textId="67D8DF09" w:rsidR="00085CC5" w:rsidRDefault="00B43A99">
      <w:pPr>
        <w:spacing w:after="80"/>
        <w:ind w:firstLine="567"/>
        <w:jc w:val="both"/>
      </w:pPr>
      <w:r>
        <w:t xml:space="preserve">d) Bên Tiết lộ Thông tin cam kết sẽ miễn trừ cho Bên Tiếp nhận Thông tin </w:t>
      </w:r>
      <w:r>
        <w:rPr>
          <w:strike/>
        </w:rPr>
        <w:t>toàn bộ các trách nhiệm pháp lý và vật chất (nếu có) liên quan đến việc sử dụng và xử lý các thông tin liên quan đến dữ liệu cá nhân nhận được từ Bên Tiết lộ Thông tin nhằm thực hiện Mục đích.</w:t>
      </w:r>
      <w:r>
        <w:rPr>
          <w:highlight w:val="yellow"/>
        </w:rPr>
        <w:t xml:space="preserve"> </w:t>
      </w:r>
      <w:proofErr w:type="spellStart"/>
      <w:r w:rsidR="00896C95">
        <w:rPr>
          <w:highlight w:val="yellow"/>
        </w:rPr>
        <w:t>C</w:t>
      </w:r>
      <w:r>
        <w:rPr>
          <w:highlight w:val="yellow"/>
        </w:rPr>
        <w:t>ác</w:t>
      </w:r>
      <w:proofErr w:type="spellEnd"/>
      <w:r>
        <w:rPr>
          <w:highlight w:val="yellow"/>
        </w:rPr>
        <w:t xml:space="preserve"> </w:t>
      </w:r>
      <w:proofErr w:type="spellStart"/>
      <w:r>
        <w:rPr>
          <w:highlight w:val="yellow"/>
        </w:rPr>
        <w:t>trách</w:t>
      </w:r>
      <w:proofErr w:type="spellEnd"/>
      <w:r>
        <w:rPr>
          <w:highlight w:val="yellow"/>
        </w:rPr>
        <w:t xml:space="preserve"> </w:t>
      </w:r>
      <w:proofErr w:type="spellStart"/>
      <w:r>
        <w:rPr>
          <w:highlight w:val="yellow"/>
        </w:rPr>
        <w:t>nhiệm</w:t>
      </w:r>
      <w:proofErr w:type="spellEnd"/>
      <w:r>
        <w:rPr>
          <w:highlight w:val="yellow"/>
        </w:rPr>
        <w:t xml:space="preserve"> </w:t>
      </w:r>
      <w:proofErr w:type="spellStart"/>
      <w:r>
        <w:rPr>
          <w:highlight w:val="yellow"/>
        </w:rPr>
        <w:t>pháp</w:t>
      </w:r>
      <w:proofErr w:type="spellEnd"/>
      <w:r>
        <w:rPr>
          <w:highlight w:val="yellow"/>
        </w:rPr>
        <w:t xml:space="preserve"> </w:t>
      </w:r>
      <w:proofErr w:type="spellStart"/>
      <w:r>
        <w:rPr>
          <w:highlight w:val="yellow"/>
        </w:rPr>
        <w:t>lý</w:t>
      </w:r>
      <w:proofErr w:type="spellEnd"/>
      <w:r>
        <w:rPr>
          <w:highlight w:val="yellow"/>
        </w:rPr>
        <w:t xml:space="preserve"> và vật chất phát sinh trực tiếp do việc Bên Tiết lộ Thông tin chưa có đầy đủ căn cứ hợp pháp để cung cấp dữ liệu cá nhân cho Bên Tiếp nhận Thông tin, với điều kiện Bên Tiếp nhận Thông tin xử lý dữ liệu đúng Mục đích, đúng chỉ dẫn hợp pháp của Bên Tiết lộ Thông tin và đúng quy định pháp luật; trường hợp vi phạm phát sinh do lỗi, hành vi vượt quá phạm vi Mục đích hoặc vi phạm pháp luật của Bên Tiếp nhận Thông tin thì Bên Tiếp nhận Thông tin tự chịu trách nhiệm.</w:t>
      </w:r>
    </w:p>
    <w:p w14:paraId="395C7ED9" w14:textId="77777777" w:rsidR="00085CC5" w:rsidRDefault="00B43A99">
      <w:pPr>
        <w:spacing w:after="80"/>
        <w:jc w:val="both"/>
      </w:pPr>
      <w:r>
        <w:t>6) Trong mọi trường hợp, Bên Tiếp nhận Thông tin không được phép lơ là trong việc bảo mật Thông tin hơn mức cần thiết áp dụng đối với các thông tin có mức độ quan trọng tương đương của chính Bên đó. Bên Tiếp nhận Thông tin sẽ nỗ lực tối đa nếu phát hiện ra việc tiết lộ Thông tin trái phép, để ngăn chặn việc tiết lộ Thông tin trái phép tái diễn.</w:t>
      </w:r>
    </w:p>
    <w:p w14:paraId="2C7B165C" w14:textId="77777777" w:rsidR="00085CC5" w:rsidRDefault="00B43A99">
      <w:pPr>
        <w:spacing w:after="80"/>
        <w:jc w:val="both"/>
      </w:pPr>
      <w:r>
        <w:t>7) Các nghĩa vụ trên đây sẽ được loại trừ đối với Bên Tiếp nhận Thông tin trong các trường hợp dưới đây:</w:t>
      </w:r>
    </w:p>
    <w:p w14:paraId="0915A4DC" w14:textId="77777777" w:rsidR="00085CC5" w:rsidRDefault="00B43A99">
      <w:pPr>
        <w:spacing w:after="80"/>
        <w:ind w:firstLine="567"/>
        <w:jc w:val="both"/>
      </w:pPr>
      <w:r>
        <w:t>a) Thông tin đã được công khai tại thời điểm tiết lộ hoặc sau đó đã được công khai mà không phải do lỗi của Bên Tiếp nhận Thông tin; hoặc</w:t>
      </w:r>
    </w:p>
    <w:p w14:paraId="1E6252CE" w14:textId="77777777" w:rsidR="00085CC5" w:rsidRDefault="00B43A99">
      <w:pPr>
        <w:spacing w:after="80"/>
        <w:ind w:firstLine="567"/>
        <w:jc w:val="both"/>
      </w:pPr>
      <w:r>
        <w:t>b) Có bằng chứng bằng văn bản chứng minh rằng Bên Tiếp nhận Thông tin đã biết tới Thông tin trước khi Bên Tiết lộ Thông tin tiết lộ; hoặc</w:t>
      </w:r>
    </w:p>
    <w:p w14:paraId="3D0F7C3B" w14:textId="77777777" w:rsidR="00085CC5" w:rsidRDefault="00B43A99">
      <w:pPr>
        <w:spacing w:after="80"/>
        <w:ind w:firstLine="567"/>
        <w:jc w:val="both"/>
      </w:pPr>
      <w:r>
        <w:t>c) Thông tin đã được một Bên thứ ba cung cấp cho Bên Tiếp nhận Thông tin mà Bên này có được Thông tin đó không phải lấy từ Bên Tiết lộ Thông tin một cách trực tiếp hoặc gián tiếp; hoặc</w:t>
      </w:r>
    </w:p>
    <w:p w14:paraId="161DC3A5" w14:textId="77777777" w:rsidR="00085CC5" w:rsidRDefault="00B43A99">
      <w:pPr>
        <w:spacing w:after="80"/>
        <w:ind w:firstLine="567"/>
        <w:jc w:val="both"/>
      </w:pPr>
      <w:r>
        <w:t>d) Có bằng chứng bằng văn bản chứng minh rằng Bên Tiếp nhận Thông tin đã phát triển Thông tin một cách độc lập (bởi một bên chưa từng tiếp cận Thông tin và bên đó có được phép cung cấp thông tin một cách hợp pháp);</w:t>
      </w:r>
    </w:p>
    <w:p w14:paraId="0EE74D1D" w14:textId="0296C03F" w:rsidR="00085CC5" w:rsidRDefault="00B43A99">
      <w:pPr>
        <w:spacing w:after="80"/>
        <w:ind w:firstLine="567"/>
        <w:jc w:val="both"/>
      </w:pPr>
      <w:r>
        <w:t xml:space="preserve">e) Được yêu cầu phải tiết lộ theo quy định của pháp luật, lệnh của toà án, yêu cầu của cơ quan nhà nước có thẩm quyền, hoặc theo quyết định của các cơ quan tư pháp, cơ quan chính phủ hoặc cơ </w:t>
      </w:r>
      <w:proofErr w:type="spellStart"/>
      <w:r>
        <w:t>quan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có</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khác</w:t>
      </w:r>
      <w:proofErr w:type="spellEnd"/>
      <w:r>
        <w:rPr>
          <w:strike/>
        </w:rPr>
        <w:t>.</w:t>
      </w:r>
      <w:r>
        <w:rPr>
          <w:highlight w:val="yellow"/>
        </w:rPr>
        <w:t xml:space="preserve">; </w:t>
      </w:r>
      <w:proofErr w:type="spellStart"/>
      <w:r>
        <w:rPr>
          <w:highlight w:val="yellow"/>
        </w:rPr>
        <w:t>với</w:t>
      </w:r>
      <w:proofErr w:type="spellEnd"/>
      <w:r>
        <w:rPr>
          <w:highlight w:val="yellow"/>
        </w:rPr>
        <w:t xml:space="preserve"> </w:t>
      </w:r>
      <w:proofErr w:type="spellStart"/>
      <w:r>
        <w:rPr>
          <w:highlight w:val="yellow"/>
        </w:rPr>
        <w:t>điều</w:t>
      </w:r>
      <w:proofErr w:type="spellEnd"/>
      <w:r>
        <w:rPr>
          <w:highlight w:val="yellow"/>
        </w:rPr>
        <w:t xml:space="preserve"> </w:t>
      </w:r>
      <w:proofErr w:type="spellStart"/>
      <w:r>
        <w:rPr>
          <w:highlight w:val="yellow"/>
        </w:rPr>
        <w:t>kiện</w:t>
      </w:r>
      <w:proofErr w:type="spellEnd"/>
      <w:r>
        <w:rPr>
          <w:highlight w:val="yellow"/>
        </w:rPr>
        <w:t xml:space="preserve"> </w:t>
      </w:r>
      <w:proofErr w:type="spellStart"/>
      <w:r>
        <w:rPr>
          <w:highlight w:val="yellow"/>
        </w:rPr>
        <w:t>Bên</w:t>
      </w:r>
      <w:proofErr w:type="spellEnd"/>
      <w:r>
        <w:rPr>
          <w:highlight w:val="yellow"/>
        </w:rPr>
        <w:t xml:space="preserve"> </w:t>
      </w:r>
      <w:proofErr w:type="spellStart"/>
      <w:r>
        <w:rPr>
          <w:highlight w:val="yellow"/>
        </w:rPr>
        <w:t>Tiếp</w:t>
      </w:r>
      <w:proofErr w:type="spellEnd"/>
      <w:r>
        <w:rPr>
          <w:highlight w:val="yellow"/>
        </w:rPr>
        <w:t xml:space="preserve"> </w:t>
      </w:r>
      <w:proofErr w:type="spellStart"/>
      <w:r>
        <w:rPr>
          <w:highlight w:val="yellow"/>
        </w:rPr>
        <w:t>nhận</w:t>
      </w:r>
      <w:proofErr w:type="spellEnd"/>
      <w:r>
        <w:rPr>
          <w:highlight w:val="yellow"/>
        </w:rPr>
        <w:t xml:space="preserve"> Thông tin, trong phạm vi pháp luật cho phép, phải thông báo bằng văn bản cho Bên Tiết lộ Thông tin ngay khi nhận được yêu cầu để Bên Tiết lộ Thông tin có cơ hội áp dụng biện pháp </w:t>
      </w:r>
      <w:proofErr w:type="spellStart"/>
      <w:r>
        <w:rPr>
          <w:highlight w:val="yellow"/>
        </w:rPr>
        <w:t>bảo</w:t>
      </w:r>
      <w:proofErr w:type="spellEnd"/>
      <w:r>
        <w:rPr>
          <w:highlight w:val="yellow"/>
        </w:rPr>
        <w:t xml:space="preserve"> </w:t>
      </w:r>
      <w:proofErr w:type="spellStart"/>
      <w:r>
        <w:rPr>
          <w:highlight w:val="yellow"/>
        </w:rPr>
        <w:t>vệ</w:t>
      </w:r>
      <w:proofErr w:type="spellEnd"/>
      <w:r>
        <w:rPr>
          <w:highlight w:val="yellow"/>
        </w:rPr>
        <w:t xml:space="preserve"> </w:t>
      </w:r>
      <w:proofErr w:type="spellStart"/>
      <w:r>
        <w:rPr>
          <w:highlight w:val="yellow"/>
        </w:rPr>
        <w:t>phù</w:t>
      </w:r>
      <w:proofErr w:type="spellEnd"/>
      <w:r>
        <w:rPr>
          <w:highlight w:val="yellow"/>
        </w:rPr>
        <w:t xml:space="preserve"> </w:t>
      </w:r>
      <w:proofErr w:type="spellStart"/>
      <w:r>
        <w:rPr>
          <w:highlight w:val="yellow"/>
        </w:rPr>
        <w:t>hợp</w:t>
      </w:r>
      <w:proofErr w:type="spellEnd"/>
      <w:r w:rsidR="0007079B">
        <w:rPr>
          <w:highlight w:val="yellow"/>
        </w:rPr>
        <w:t xml:space="preserve"> </w:t>
      </w:r>
      <w:proofErr w:type="spellStart"/>
      <w:ins w:id="0" w:author="Admin" w:date="2026-07-28T16:28:00Z">
        <w:r w:rsidR="0007079B">
          <w:rPr>
            <w:highlight w:val="yellow"/>
          </w:rPr>
          <w:t>nếu</w:t>
        </w:r>
        <w:proofErr w:type="spellEnd"/>
        <w:r w:rsidR="0007079B">
          <w:rPr>
            <w:highlight w:val="yellow"/>
          </w:rPr>
          <w:t xml:space="preserve"> </w:t>
        </w:r>
      </w:ins>
      <w:proofErr w:type="spellStart"/>
      <w:ins w:id="1" w:author="Admin" w:date="2026-07-28T16:30:00Z">
        <w:r w:rsidR="0007079B">
          <w:rPr>
            <w:highlight w:val="yellow"/>
          </w:rPr>
          <w:t>được</w:t>
        </w:r>
        <w:proofErr w:type="spellEnd"/>
        <w:r w:rsidR="0007079B">
          <w:rPr>
            <w:highlight w:val="yellow"/>
          </w:rPr>
          <w:t xml:space="preserve"> </w:t>
        </w:r>
      </w:ins>
      <w:proofErr w:type="spellStart"/>
      <w:ins w:id="2" w:author="Admin" w:date="2026-07-28T16:28:00Z">
        <w:r w:rsidR="0007079B">
          <w:rPr>
            <w:highlight w:val="yellow"/>
          </w:rPr>
          <w:t>cơ</w:t>
        </w:r>
        <w:proofErr w:type="spellEnd"/>
        <w:r w:rsidR="0007079B">
          <w:rPr>
            <w:highlight w:val="yellow"/>
          </w:rPr>
          <w:t xml:space="preserve"> </w:t>
        </w:r>
        <w:proofErr w:type="spellStart"/>
        <w:r w:rsidR="0007079B">
          <w:rPr>
            <w:highlight w:val="yellow"/>
          </w:rPr>
          <w:t>quan</w:t>
        </w:r>
      </w:ins>
      <w:proofErr w:type="spellEnd"/>
      <w:ins w:id="3" w:author="Admin" w:date="2026-07-28T16:29:00Z">
        <w:r w:rsidR="0007079B">
          <w:rPr>
            <w:highlight w:val="yellow"/>
          </w:rPr>
          <w:t xml:space="preserve"> </w:t>
        </w:r>
        <w:proofErr w:type="spellStart"/>
        <w:r w:rsidR="0007079B">
          <w:rPr>
            <w:highlight w:val="yellow"/>
          </w:rPr>
          <w:t>có</w:t>
        </w:r>
        <w:proofErr w:type="spellEnd"/>
        <w:r w:rsidR="0007079B">
          <w:rPr>
            <w:highlight w:val="yellow"/>
          </w:rPr>
          <w:t xml:space="preserve"> </w:t>
        </w:r>
        <w:proofErr w:type="spellStart"/>
        <w:r w:rsidR="0007079B">
          <w:rPr>
            <w:highlight w:val="yellow"/>
          </w:rPr>
          <w:t>thẩm</w:t>
        </w:r>
        <w:proofErr w:type="spellEnd"/>
        <w:r w:rsidR="0007079B">
          <w:rPr>
            <w:highlight w:val="yellow"/>
          </w:rPr>
          <w:t xml:space="preserve"> </w:t>
        </w:r>
        <w:proofErr w:type="spellStart"/>
        <w:r w:rsidR="0007079B">
          <w:rPr>
            <w:highlight w:val="yellow"/>
          </w:rPr>
          <w:t>quyền</w:t>
        </w:r>
        <w:proofErr w:type="spellEnd"/>
        <w:r w:rsidR="0007079B">
          <w:rPr>
            <w:highlight w:val="yellow"/>
          </w:rPr>
          <w:t xml:space="preserve"> </w:t>
        </w:r>
        <w:proofErr w:type="spellStart"/>
        <w:r w:rsidR="0007079B">
          <w:rPr>
            <w:highlight w:val="yellow"/>
          </w:rPr>
          <w:t>cho</w:t>
        </w:r>
        <w:proofErr w:type="spellEnd"/>
        <w:r w:rsidR="0007079B">
          <w:rPr>
            <w:highlight w:val="yellow"/>
          </w:rPr>
          <w:t xml:space="preserve"> </w:t>
        </w:r>
        <w:proofErr w:type="spellStart"/>
        <w:r w:rsidR="0007079B">
          <w:rPr>
            <w:highlight w:val="yellow"/>
          </w:rPr>
          <w:t>phép</w:t>
        </w:r>
      </w:ins>
      <w:proofErr w:type="spellEnd"/>
      <w:r>
        <w:rPr>
          <w:highlight w:val="yellow"/>
        </w:rPr>
        <w:t>.</w:t>
      </w:r>
    </w:p>
    <w:p w14:paraId="5A85FF8A" w14:textId="62CFBAC3" w:rsidR="00085CC5" w:rsidRDefault="00B43A99">
      <w:pPr>
        <w:spacing w:after="80"/>
        <w:jc w:val="both"/>
      </w:pPr>
      <w:r>
        <w:t xml:space="preserve">8) Thỏa thuận có hiệu lực kể từ ngày ký, ràng buộc Các Bên trong suốt quá trình thực hiện Mục đích, hợp đồng phát sinh từ Mục đích (Hợp đồng), kể cả sau khi Các Bên đã hoàn tất </w:t>
      </w:r>
      <w:r>
        <w:lastRenderedPageBreak/>
        <w:t xml:space="preserve">thực hiện Mục đích, chấm dứt Hợp đồng hoặc hủy bỏ quan hệ hợp tác/kinh doanh giữa hai Bên thì các nghĩa vụ bảo mật thông tin nêu tại đây </w:t>
      </w:r>
      <w:r>
        <w:rPr>
          <w:strike/>
        </w:rPr>
        <w:t>vẫn sẽ được duy trì.</w:t>
      </w:r>
      <w:r>
        <w:rPr>
          <w:highlight w:val="yellow"/>
        </w:rPr>
        <w:t xml:space="preserve">vẫn sẽ được duy trì trong thời hạn 05 (năm) năm kể từ ngày chấm dứt hoặc hoàn tất Mục đích/Hợp đồng; riêng đối với bí mật kinh doanh, bí quyết công nghệ, công thức sản phẩm, thông số kỹ thuật, dữ liệu nghiên cứu phát triển và các thông tin được pháp luật bảo vệ như bí mật kinh doanh thì nghĩa vụ bảo mật được duy </w:t>
      </w:r>
      <w:proofErr w:type="spellStart"/>
      <w:r>
        <w:rPr>
          <w:highlight w:val="yellow"/>
        </w:rPr>
        <w:t>trì</w:t>
      </w:r>
      <w:proofErr w:type="spellEnd"/>
      <w:r>
        <w:rPr>
          <w:highlight w:val="yellow"/>
        </w:rPr>
        <w:t xml:space="preserve"> </w:t>
      </w:r>
      <w:proofErr w:type="spellStart"/>
      <w:r>
        <w:rPr>
          <w:highlight w:val="yellow"/>
        </w:rPr>
        <w:t>cho</w:t>
      </w:r>
      <w:proofErr w:type="spellEnd"/>
      <w:r>
        <w:rPr>
          <w:highlight w:val="yellow"/>
        </w:rPr>
        <w:t xml:space="preserve"> </w:t>
      </w:r>
      <w:proofErr w:type="spellStart"/>
      <w:r>
        <w:rPr>
          <w:highlight w:val="yellow"/>
        </w:rPr>
        <w:t>đến</w:t>
      </w:r>
      <w:proofErr w:type="spellEnd"/>
      <w:r>
        <w:rPr>
          <w:highlight w:val="yellow"/>
        </w:rPr>
        <w:t xml:space="preserve"> </w:t>
      </w:r>
      <w:proofErr w:type="spellStart"/>
      <w:r>
        <w:rPr>
          <w:highlight w:val="yellow"/>
        </w:rPr>
        <w:t>khi</w:t>
      </w:r>
      <w:proofErr w:type="spellEnd"/>
      <w:del w:id="4" w:author="Admin" w:date="2026-07-28T16:33:00Z">
        <w:r w:rsidDel="0007079B">
          <w:rPr>
            <w:highlight w:val="yellow"/>
          </w:rPr>
          <w:delText xml:space="preserve"> các thông tin đó trở thành công khai hợp pháp</w:delText>
        </w:r>
      </w:del>
      <w:ins w:id="5" w:author="Admin" w:date="2026-07-28T16:33:00Z">
        <w:r w:rsidR="0007079B">
          <w:rPr>
            <w:highlight w:val="yellow"/>
          </w:rPr>
          <w:t xml:space="preserve"> </w:t>
        </w:r>
        <w:proofErr w:type="spellStart"/>
        <w:r w:rsidR="0007079B">
          <w:rPr>
            <w:highlight w:val="yellow"/>
          </w:rPr>
          <w:t>chủ</w:t>
        </w:r>
        <w:proofErr w:type="spellEnd"/>
        <w:r w:rsidR="0007079B">
          <w:rPr>
            <w:highlight w:val="yellow"/>
          </w:rPr>
          <w:t xml:space="preserve"> </w:t>
        </w:r>
        <w:proofErr w:type="spellStart"/>
        <w:r w:rsidR="0007079B">
          <w:rPr>
            <w:highlight w:val="yellow"/>
          </w:rPr>
          <w:t>sở</w:t>
        </w:r>
        <w:proofErr w:type="spellEnd"/>
        <w:r w:rsidR="0007079B">
          <w:rPr>
            <w:highlight w:val="yellow"/>
          </w:rPr>
          <w:t xml:space="preserve"> </w:t>
        </w:r>
        <w:proofErr w:type="spellStart"/>
        <w:r w:rsidR="0007079B">
          <w:rPr>
            <w:highlight w:val="yellow"/>
          </w:rPr>
          <w:t>hữu</w:t>
        </w:r>
        <w:proofErr w:type="spellEnd"/>
        <w:r w:rsidR="0007079B">
          <w:rPr>
            <w:highlight w:val="yellow"/>
          </w:rPr>
          <w:t xml:space="preserve"> </w:t>
        </w:r>
      </w:ins>
      <w:proofErr w:type="spellStart"/>
      <w:ins w:id="6" w:author="Admin" w:date="2026-07-28T16:34:00Z">
        <w:r w:rsidR="0007079B">
          <w:rPr>
            <w:highlight w:val="yellow"/>
          </w:rPr>
          <w:t>thông</w:t>
        </w:r>
        <w:proofErr w:type="spellEnd"/>
        <w:r w:rsidR="0007079B">
          <w:rPr>
            <w:highlight w:val="yellow"/>
          </w:rPr>
          <w:t xml:space="preserve"> tin</w:t>
        </w:r>
      </w:ins>
      <w:ins w:id="7" w:author="Admin" w:date="2026-07-28T16:40:00Z">
        <w:r w:rsidR="00532BD1">
          <w:rPr>
            <w:highlight w:val="yellow"/>
          </w:rPr>
          <w:t xml:space="preserve"> </w:t>
        </w:r>
        <w:proofErr w:type="spellStart"/>
        <w:r w:rsidR="00532BD1">
          <w:rPr>
            <w:highlight w:val="yellow"/>
          </w:rPr>
          <w:t>cho</w:t>
        </w:r>
        <w:proofErr w:type="spellEnd"/>
        <w:r w:rsidR="00532BD1">
          <w:rPr>
            <w:highlight w:val="yellow"/>
          </w:rPr>
          <w:t xml:space="preserve"> </w:t>
        </w:r>
        <w:proofErr w:type="spellStart"/>
        <w:r w:rsidR="00532BD1">
          <w:rPr>
            <w:highlight w:val="yellow"/>
          </w:rPr>
          <w:t>phép</w:t>
        </w:r>
      </w:ins>
      <w:proofErr w:type="spellEnd"/>
      <w:del w:id="8" w:author="Admin" w:date="2026-07-28T16:37:00Z">
        <w:r w:rsidDel="00532BD1">
          <w:rPr>
            <w:highlight w:val="yellow"/>
          </w:rPr>
          <w:delText>.</w:delText>
        </w:r>
      </w:del>
    </w:p>
    <w:p w14:paraId="61A93F33" w14:textId="77777777" w:rsidR="00085CC5" w:rsidRDefault="00B43A99">
      <w:pPr>
        <w:spacing w:after="80"/>
        <w:jc w:val="both"/>
      </w:pPr>
      <w:r>
        <w:t>9) Thỏa thuận này cũng như việc tiết lộ hoặc tiếp nhận Thông tin không thiết lập hay ngụ ý bất cứ cam kết, dự định nào về việc mua bán sản phẩm hay dịch vụ của một Bên với Bên còn lại hoặc cũng không phải là sự cam kết của một Bên liên quan đến việc tiếp thị hiện tại hoặc tương lai đối với các sản phẩm, dịch vụ, hoặc là cam kết và dự định tham gia vào bất kỳ hoạt động kinh doanh nào.</w:t>
      </w:r>
    </w:p>
    <w:p w14:paraId="46877BCE" w14:textId="77777777" w:rsidR="005D5B56" w:rsidRDefault="00B43A99">
      <w:pPr>
        <w:spacing w:after="80"/>
        <w:jc w:val="both"/>
        <w:rPr>
          <w:ins w:id="9" w:author="Admin" w:date="2026-07-28T16:53:00Z"/>
          <w:highlight w:val="yellow"/>
        </w:rPr>
      </w:pPr>
      <w:r>
        <w:t>10) Không có việc chuyển giao hoặc cho phép cho bất cứ Bên nào đối với các công thức sản phẩm, nhãn hiệu, quyền sáng chế, bản quyền hoặc các tài sản trí tuệ khác. Thông tin được tiết lộ, trao đổi giữa Các Bên sẽ không thiết lập nên bất kỳ đại diện, đảm bảo, bảo lãnh hay khuyến khích của một Bên với Bên kia hoặc các quyền khác dưới bất kỳ hình thức nào, đặc biệt là không xác lập việc không vi phạm về công thức sản phẩm, nhãn hiệu, quyền sáng chế, bản quyền, các tài sản trí tuệ khác, hoặc các quyền của các Bên thứ ba.</w:t>
      </w:r>
      <w:r>
        <w:rPr>
          <w:highlight w:val="yellow"/>
        </w:rPr>
        <w:t xml:space="preserve"> </w:t>
      </w:r>
    </w:p>
    <w:p w14:paraId="34EA8136" w14:textId="391E3B06" w:rsidR="00085CC5" w:rsidRDefault="005D5B56">
      <w:pPr>
        <w:spacing w:after="80"/>
        <w:jc w:val="both"/>
      </w:pPr>
      <w:ins w:id="10" w:author="Admin" w:date="2026-07-28T16:55:00Z">
        <w:r>
          <w:rPr>
            <w:highlight w:val="yellow"/>
          </w:rPr>
          <w:t xml:space="preserve">11) </w:t>
        </w:r>
      </w:ins>
      <w:proofErr w:type="spellStart"/>
      <w:r w:rsidR="00B43A99">
        <w:rPr>
          <w:highlight w:val="yellow"/>
        </w:rPr>
        <w:t>Mọi</w:t>
      </w:r>
      <w:proofErr w:type="spellEnd"/>
      <w:r w:rsidR="00B43A99">
        <w:rPr>
          <w:highlight w:val="yellow"/>
        </w:rPr>
        <w:t xml:space="preserve"> </w:t>
      </w:r>
      <w:proofErr w:type="spellStart"/>
      <w:r w:rsidR="00B43A99">
        <w:rPr>
          <w:highlight w:val="yellow"/>
        </w:rPr>
        <w:t>quyền</w:t>
      </w:r>
      <w:proofErr w:type="spellEnd"/>
      <w:r w:rsidR="00B43A99">
        <w:rPr>
          <w:highlight w:val="yellow"/>
        </w:rPr>
        <w:t xml:space="preserve"> </w:t>
      </w:r>
      <w:proofErr w:type="spellStart"/>
      <w:r w:rsidR="00B43A99">
        <w:rPr>
          <w:highlight w:val="yellow"/>
        </w:rPr>
        <w:t>sở</w:t>
      </w:r>
      <w:proofErr w:type="spellEnd"/>
      <w:r w:rsidR="00B43A99">
        <w:rPr>
          <w:highlight w:val="yellow"/>
        </w:rPr>
        <w:t xml:space="preserve"> </w:t>
      </w:r>
      <w:proofErr w:type="spellStart"/>
      <w:r w:rsidR="00B43A99">
        <w:rPr>
          <w:highlight w:val="yellow"/>
        </w:rPr>
        <w:t>hữu</w:t>
      </w:r>
      <w:proofErr w:type="spellEnd"/>
      <w:r w:rsidR="00B43A99">
        <w:rPr>
          <w:highlight w:val="yellow"/>
        </w:rPr>
        <w:t xml:space="preserve"> </w:t>
      </w:r>
      <w:proofErr w:type="spellStart"/>
      <w:r w:rsidR="00B43A99">
        <w:rPr>
          <w:highlight w:val="yellow"/>
        </w:rPr>
        <w:t>trí</w:t>
      </w:r>
      <w:proofErr w:type="spellEnd"/>
      <w:r w:rsidR="00B43A99">
        <w:rPr>
          <w:highlight w:val="yellow"/>
        </w:rPr>
        <w:t xml:space="preserve"> tuệ đối với Thông tin do một Bên tiết lộ vẫn thuộc độc quyền của Bên đó. Mọi cải tiến, sửa đổi, phát triển hoặc sản phẩm phái sinh do Bên Tiếp nhận Thông tin tạo ra dựa trên hoặc sử dụng chủ yếu Thông tin của Bên Tiết lộ Thông tin sẽ thuộc quyền sở hữu của Bên Tiết lộ Thông tin, trừ khi Các Bên có thỏa thuận </w:t>
      </w:r>
      <w:proofErr w:type="spellStart"/>
      <w:r w:rsidR="00B43A99">
        <w:rPr>
          <w:highlight w:val="yellow"/>
        </w:rPr>
        <w:t>khác</w:t>
      </w:r>
      <w:proofErr w:type="spellEnd"/>
      <w:r w:rsidR="00B43A99">
        <w:rPr>
          <w:highlight w:val="yellow"/>
        </w:rPr>
        <w:t xml:space="preserve"> </w:t>
      </w:r>
      <w:proofErr w:type="spellStart"/>
      <w:r w:rsidR="00B43A99">
        <w:rPr>
          <w:highlight w:val="yellow"/>
        </w:rPr>
        <w:t>bằng</w:t>
      </w:r>
      <w:proofErr w:type="spellEnd"/>
      <w:r w:rsidR="00B43A99">
        <w:rPr>
          <w:highlight w:val="yellow"/>
        </w:rPr>
        <w:t xml:space="preserve"> </w:t>
      </w:r>
      <w:proofErr w:type="spellStart"/>
      <w:r w:rsidR="00B43A99">
        <w:rPr>
          <w:highlight w:val="yellow"/>
        </w:rPr>
        <w:t>văn</w:t>
      </w:r>
      <w:proofErr w:type="spellEnd"/>
      <w:r w:rsidR="00B43A99">
        <w:rPr>
          <w:highlight w:val="yellow"/>
        </w:rPr>
        <w:t xml:space="preserve"> </w:t>
      </w:r>
      <w:proofErr w:type="spellStart"/>
      <w:r w:rsidR="00B43A99">
        <w:rPr>
          <w:highlight w:val="yellow"/>
        </w:rPr>
        <w:t>bản</w:t>
      </w:r>
      <w:proofErr w:type="spellEnd"/>
      <w:ins w:id="11" w:author="Admin" w:date="2026-07-28T17:12:00Z">
        <w:r w:rsidR="007E1199">
          <w:rPr>
            <w:highlight w:val="yellow"/>
          </w:rPr>
          <w:t xml:space="preserve">; </w:t>
        </w:r>
      </w:ins>
      <w:proofErr w:type="spellStart"/>
      <w:ins w:id="12" w:author="Admin" w:date="2026-07-28T17:10:00Z">
        <w:r w:rsidR="007E1199">
          <w:rPr>
            <w:highlight w:val="yellow"/>
          </w:rPr>
          <w:t>nội</w:t>
        </w:r>
        <w:proofErr w:type="spellEnd"/>
        <w:r w:rsidR="007E1199">
          <w:rPr>
            <w:highlight w:val="yellow"/>
          </w:rPr>
          <w:t xml:space="preserve"> dung </w:t>
        </w:r>
        <w:proofErr w:type="spellStart"/>
        <w:r w:rsidR="007E1199">
          <w:rPr>
            <w:highlight w:val="yellow"/>
          </w:rPr>
          <w:t>này</w:t>
        </w:r>
      </w:ins>
      <w:proofErr w:type="spellEnd"/>
      <w:ins w:id="13" w:author="Admin" w:date="2026-07-28T17:12:00Z">
        <w:r w:rsidR="007E1199">
          <w:rPr>
            <w:highlight w:val="yellow"/>
          </w:rPr>
          <w:t xml:space="preserve"> </w:t>
        </w:r>
        <w:proofErr w:type="spellStart"/>
        <w:r w:rsidR="007E1199">
          <w:rPr>
            <w:highlight w:val="yellow"/>
          </w:rPr>
          <w:t>hoàn</w:t>
        </w:r>
        <w:proofErr w:type="spellEnd"/>
        <w:r w:rsidR="007E1199">
          <w:rPr>
            <w:highlight w:val="yellow"/>
          </w:rPr>
          <w:t xml:space="preserve"> toàn</w:t>
        </w:r>
      </w:ins>
      <w:ins w:id="14" w:author="Admin" w:date="2026-07-28T17:10:00Z">
        <w:r w:rsidR="007E1199">
          <w:rPr>
            <w:highlight w:val="yellow"/>
          </w:rPr>
          <w:t xml:space="preserve"> </w:t>
        </w:r>
      </w:ins>
      <w:proofErr w:type="spellStart"/>
      <w:ins w:id="15" w:author="Admin" w:date="2026-07-28T17:11:00Z">
        <w:r w:rsidR="007E1199">
          <w:rPr>
            <w:highlight w:val="yellow"/>
          </w:rPr>
          <w:t>độc</w:t>
        </w:r>
        <w:proofErr w:type="spellEnd"/>
        <w:r w:rsidR="007E1199">
          <w:rPr>
            <w:highlight w:val="yellow"/>
          </w:rPr>
          <w:t xml:space="preserve"> </w:t>
        </w:r>
        <w:proofErr w:type="spellStart"/>
        <w:r w:rsidR="007E1199">
          <w:rPr>
            <w:highlight w:val="yellow"/>
          </w:rPr>
          <w:t>lập</w:t>
        </w:r>
        <w:proofErr w:type="spellEnd"/>
        <w:r w:rsidR="007E1199">
          <w:rPr>
            <w:highlight w:val="yellow"/>
          </w:rPr>
          <w:t xml:space="preserve"> </w:t>
        </w:r>
        <w:proofErr w:type="spellStart"/>
        <w:r w:rsidR="007E1199">
          <w:rPr>
            <w:highlight w:val="yellow"/>
          </w:rPr>
          <w:t>và</w:t>
        </w:r>
        <w:proofErr w:type="spellEnd"/>
        <w:r w:rsidR="007E1199">
          <w:rPr>
            <w:highlight w:val="yellow"/>
          </w:rPr>
          <w:t xml:space="preserve"> </w:t>
        </w:r>
      </w:ins>
      <w:proofErr w:type="spellStart"/>
      <w:ins w:id="16" w:author="Admin" w:date="2026-07-28T17:10:00Z">
        <w:r w:rsidR="007E1199">
          <w:rPr>
            <w:highlight w:val="yellow"/>
          </w:rPr>
          <w:t>không</w:t>
        </w:r>
        <w:proofErr w:type="spellEnd"/>
        <w:r w:rsidR="007E1199">
          <w:rPr>
            <w:highlight w:val="yellow"/>
          </w:rPr>
          <w:t xml:space="preserve"> </w:t>
        </w:r>
        <w:proofErr w:type="spellStart"/>
        <w:r w:rsidR="007E1199">
          <w:rPr>
            <w:highlight w:val="yellow"/>
          </w:rPr>
          <w:t>áp</w:t>
        </w:r>
        <w:proofErr w:type="spellEnd"/>
        <w:r w:rsidR="007E1199">
          <w:rPr>
            <w:highlight w:val="yellow"/>
          </w:rPr>
          <w:t xml:space="preserve"> </w:t>
        </w:r>
        <w:proofErr w:type="spellStart"/>
        <w:r w:rsidR="007E1199">
          <w:rPr>
            <w:highlight w:val="yellow"/>
          </w:rPr>
          <w:t>dụng</w:t>
        </w:r>
        <w:proofErr w:type="spellEnd"/>
        <w:r w:rsidR="007E1199">
          <w:rPr>
            <w:highlight w:val="yellow"/>
          </w:rPr>
          <w:t xml:space="preserve"> </w:t>
        </w:r>
        <w:proofErr w:type="spellStart"/>
        <w:r w:rsidR="007E1199">
          <w:rPr>
            <w:highlight w:val="yellow"/>
          </w:rPr>
          <w:t>cho</w:t>
        </w:r>
        <w:proofErr w:type="spellEnd"/>
        <w:r w:rsidR="007E1199">
          <w:rPr>
            <w:highlight w:val="yellow"/>
          </w:rPr>
          <w:t xml:space="preserve"> </w:t>
        </w:r>
        <w:proofErr w:type="spellStart"/>
        <w:r w:rsidR="007E1199">
          <w:rPr>
            <w:highlight w:val="yellow"/>
          </w:rPr>
          <w:t>điều</w:t>
        </w:r>
        <w:proofErr w:type="spellEnd"/>
        <w:r w:rsidR="007E1199">
          <w:rPr>
            <w:highlight w:val="yellow"/>
          </w:rPr>
          <w:t xml:space="preserve"> 10</w:t>
        </w:r>
      </w:ins>
      <w:ins w:id="17" w:author="Admin" w:date="2026-07-28T17:11:00Z">
        <w:r w:rsidR="007E1199">
          <w:rPr>
            <w:highlight w:val="yellow"/>
          </w:rPr>
          <w:t xml:space="preserve"> </w:t>
        </w:r>
        <w:proofErr w:type="spellStart"/>
        <w:r w:rsidR="007E1199">
          <w:rPr>
            <w:highlight w:val="yellow"/>
          </w:rPr>
          <w:t>nêu</w:t>
        </w:r>
        <w:proofErr w:type="spellEnd"/>
        <w:r w:rsidR="007E1199">
          <w:rPr>
            <w:highlight w:val="yellow"/>
          </w:rPr>
          <w:t xml:space="preserve"> </w:t>
        </w:r>
        <w:proofErr w:type="spellStart"/>
        <w:r w:rsidR="007E1199">
          <w:rPr>
            <w:highlight w:val="yellow"/>
          </w:rPr>
          <w:t>trên</w:t>
        </w:r>
      </w:ins>
      <w:proofErr w:type="spellEnd"/>
      <w:r w:rsidR="00B43A99">
        <w:rPr>
          <w:highlight w:val="yellow"/>
        </w:rPr>
        <w:t>.</w:t>
      </w:r>
    </w:p>
    <w:p w14:paraId="236BCDDC" w14:textId="249B00C7" w:rsidR="00085CC5" w:rsidRDefault="00B43A99">
      <w:pPr>
        <w:spacing w:after="80"/>
        <w:jc w:val="both"/>
      </w:pPr>
      <w:r>
        <w:t>1</w:t>
      </w:r>
      <w:del w:id="18" w:author="Admin" w:date="2026-07-28T16:55:00Z">
        <w:r w:rsidDel="005D5B56">
          <w:delText>1</w:delText>
        </w:r>
      </w:del>
      <w:ins w:id="19" w:author="Admin" w:date="2026-07-28T16:55:00Z">
        <w:r w:rsidR="005D5B56">
          <w:t>2</w:t>
        </w:r>
      </w:ins>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tài liệu có chứa Thông tin hoặc liên quan, cho dù có được cung cấp hay không bởi Bên Tiết lộ Thông tin, bao gồm nhưng không hạn chế ở những bản thảo bị bỏ, giấy nháp, phim âm bản, các dữ liệu đầu vào hoặc đầu ra của máy tính, và bản sao của tất cả các tài liệu trên sẽ phải bị tiêu huỷ theo yêu cầu bằng văn bản của Bên Tiết lộ Thông tin (ngoại trừ trường hợp là bằng chứng của việc hoàn thành nghĩa vụ của Các Bên và/hoặc phải được lưu giữ theo quy định của pháp luật). </w:t>
      </w:r>
      <w:r>
        <w:rPr>
          <w:highlight w:val="yellow"/>
        </w:rPr>
        <w:t>Trong vòng 07 (bảy) ngày làm việc kể từ ngày hoàn tất việc tiêu hủy hoặc hoàn trả, Bên Tiếp nhận Thông tin phải có văn bản xác nhận việc tiêu hủy hoặc hoàn trả theo yêu cầu của Bên Tiết lộ Thông tin.</w:t>
      </w:r>
    </w:p>
    <w:p w14:paraId="79C53135" w14:textId="5D9A3D09" w:rsidR="00085CC5" w:rsidRDefault="00B43A99">
      <w:pPr>
        <w:spacing w:after="80"/>
        <w:jc w:val="both"/>
      </w:pPr>
      <w:r>
        <w:t>1</w:t>
      </w:r>
      <w:del w:id="20" w:author="Admin" w:date="2026-07-28T16:55:00Z">
        <w:r w:rsidDel="005D5B56">
          <w:delText>2</w:delText>
        </w:r>
      </w:del>
      <w:ins w:id="21" w:author="Admin" w:date="2026-07-28T16:55:00Z">
        <w:r w:rsidR="005D5B56">
          <w:t>3</w:t>
        </w:r>
      </w:ins>
      <w:r>
        <w:t xml:space="preserve">) </w:t>
      </w:r>
      <w:proofErr w:type="spellStart"/>
      <w:r>
        <w:t>Bên</w:t>
      </w:r>
      <w:proofErr w:type="spellEnd"/>
      <w:r>
        <w:t xml:space="preserve"> </w:t>
      </w:r>
      <w:proofErr w:type="spellStart"/>
      <w:r>
        <w:t>Tiếp</w:t>
      </w:r>
      <w:proofErr w:type="spellEnd"/>
      <w:r>
        <w:t xml:space="preserve"> </w:t>
      </w:r>
      <w:proofErr w:type="spellStart"/>
      <w:r>
        <w:t>nhận</w:t>
      </w:r>
      <w:proofErr w:type="spellEnd"/>
      <w:r>
        <w:t xml:space="preserve"> Thông tin phải tuân thủ các quy định pháp luật về kiểm soát liên quan đến Thông tin và các sản phẩm nhận được từ Bên Tiết lộ Thông tin.</w:t>
      </w:r>
    </w:p>
    <w:p w14:paraId="1CFDB89D" w14:textId="0E8FEB4A" w:rsidR="00085CC5" w:rsidRDefault="00B43A99">
      <w:pPr>
        <w:spacing w:after="80"/>
        <w:jc w:val="both"/>
      </w:pPr>
      <w:r>
        <w:t>1</w:t>
      </w:r>
      <w:del w:id="22" w:author="Admin" w:date="2026-07-28T16:55:00Z">
        <w:r w:rsidDel="005D5B56">
          <w:delText>3</w:delText>
        </w:r>
      </w:del>
      <w:ins w:id="23" w:author="Admin" w:date="2026-07-28T16:55:00Z">
        <w:r w:rsidR="005D5B56">
          <w:t>4</w:t>
        </w:r>
      </w:ins>
      <w:r>
        <w:t xml:space="preserve">) </w:t>
      </w:r>
      <w:proofErr w:type="spellStart"/>
      <w:r>
        <w:t>Bên</w:t>
      </w:r>
      <w:proofErr w:type="spellEnd"/>
      <w:r>
        <w:t xml:space="preserve"> </w:t>
      </w:r>
      <w:proofErr w:type="spellStart"/>
      <w:r>
        <w:t>Tiếp</w:t>
      </w:r>
      <w:proofErr w:type="spellEnd"/>
      <w:r>
        <w:t xml:space="preserve"> </w:t>
      </w:r>
      <w:proofErr w:type="spellStart"/>
      <w:r>
        <w:t>nhận</w:t>
      </w:r>
      <w:proofErr w:type="spellEnd"/>
      <w:r>
        <w:t xml:space="preserve"> Thông tin sẽ bồi thường cho Bên Tiết lộ Thông tin bất cứ tổn thất/thiệt hại vật chất/phi vật chất nào mà Bên Tiết lộ Thông tin đã trực tiếp gánh chịu do việc vi phạm Thỏa thuận này của Bên Tiếp nhận Thông tin, </w:t>
      </w:r>
      <w:commentRangeStart w:id="24"/>
      <w:r w:rsidRPr="002B40F0">
        <w:t xml:space="preserve">với điều kiện Bên Tiết lộ Thông tin chứng minh được những thiệt hại đó là có thật và việc vi phạm Thỏa thuận của Bên kia là </w:t>
      </w:r>
      <w:r w:rsidRPr="002B40F0">
        <w:lastRenderedPageBreak/>
        <w:t xml:space="preserve">nguyên nhân dẫn </w:t>
      </w:r>
      <w:proofErr w:type="spellStart"/>
      <w:r w:rsidRPr="002B40F0">
        <w:t>đến</w:t>
      </w:r>
      <w:proofErr w:type="spellEnd"/>
      <w:r w:rsidRPr="002B40F0">
        <w:t xml:space="preserve"> </w:t>
      </w:r>
      <w:proofErr w:type="spellStart"/>
      <w:r w:rsidRPr="002B40F0">
        <w:t>thiệt</w:t>
      </w:r>
      <w:proofErr w:type="spellEnd"/>
      <w:r w:rsidRPr="002B40F0">
        <w:t xml:space="preserve"> </w:t>
      </w:r>
      <w:proofErr w:type="spellStart"/>
      <w:r w:rsidRPr="002B40F0">
        <w:t>hại</w:t>
      </w:r>
      <w:proofErr w:type="spellEnd"/>
      <w:r w:rsidRPr="002B40F0">
        <w:t xml:space="preserve"> </w:t>
      </w:r>
      <w:proofErr w:type="spellStart"/>
      <w:r w:rsidRPr="002B40F0">
        <w:t>đó.</w:t>
      </w:r>
      <w:commentRangeEnd w:id="24"/>
      <w:r w:rsidR="002B40F0">
        <w:rPr>
          <w:rStyle w:val="CommentReference"/>
        </w:rPr>
        <w:commentReference w:id="24"/>
      </w:r>
      <w:r>
        <w:rPr>
          <w:highlight w:val="yellow"/>
        </w:rPr>
        <w:t>bao</w:t>
      </w:r>
      <w:proofErr w:type="spellEnd"/>
      <w:r>
        <w:rPr>
          <w:highlight w:val="yellow"/>
        </w:rPr>
        <w:t xml:space="preserve"> </w:t>
      </w:r>
      <w:proofErr w:type="spellStart"/>
      <w:r>
        <w:rPr>
          <w:highlight w:val="yellow"/>
        </w:rPr>
        <w:t>gồm</w:t>
      </w:r>
      <w:proofErr w:type="spellEnd"/>
      <w:r>
        <w:rPr>
          <w:highlight w:val="yellow"/>
        </w:rPr>
        <w:t xml:space="preserve"> </w:t>
      </w:r>
      <w:proofErr w:type="spellStart"/>
      <w:r>
        <w:rPr>
          <w:highlight w:val="yellow"/>
        </w:rPr>
        <w:t>cả</w:t>
      </w:r>
      <w:proofErr w:type="spellEnd"/>
      <w:r>
        <w:rPr>
          <w:highlight w:val="yellow"/>
        </w:rPr>
        <w:t xml:space="preserve"> chi phí ngăn chặn, khắc phục, thu hồi, chi phí tư vấn pháp lý hợp lý và khoản lợi nhuận bị mất hợp lý phát sinh trực tiếp từ hành vi vi phạm; đồng thời Bên Tiết lộ Thông tin có quyền yêu cầu cơ quan có thẩm quyền áp dụng biện pháp khẩn cấp tạm thời hoặc biện pháp bảo vệ khác theo quy định pháp luật.</w:t>
      </w:r>
    </w:p>
    <w:p w14:paraId="4CA02A56" w14:textId="3D657F52" w:rsidR="00085CC5" w:rsidRDefault="00B43A99">
      <w:pPr>
        <w:spacing w:after="80"/>
        <w:jc w:val="both"/>
      </w:pPr>
      <w:r>
        <w:t>1</w:t>
      </w:r>
      <w:del w:id="25" w:author="Admin" w:date="2026-07-28T16:55:00Z">
        <w:r w:rsidDel="005D5B56">
          <w:delText>4</w:delText>
        </w:r>
      </w:del>
      <w:ins w:id="26" w:author="Admin" w:date="2026-07-28T16:55:00Z">
        <w:r w:rsidR="005D5B56">
          <w:t>5</w:t>
        </w:r>
      </w:ins>
      <w:r>
        <w:t xml:space="preserve">) </w:t>
      </w:r>
      <w:proofErr w:type="spellStart"/>
      <w:r>
        <w:t>Thỏa</w:t>
      </w:r>
      <w:proofErr w:type="spellEnd"/>
      <w:r>
        <w:t xml:space="preserve"> </w:t>
      </w:r>
      <w:proofErr w:type="spellStart"/>
      <w:r>
        <w:t>thuận</w:t>
      </w:r>
      <w:proofErr w:type="spellEnd"/>
      <w:r>
        <w:t xml:space="preserve"> </w:t>
      </w:r>
      <w:proofErr w:type="spellStart"/>
      <w:r>
        <w:t>này</w:t>
      </w:r>
      <w:proofErr w:type="spellEnd"/>
      <w:r>
        <w:t xml:space="preserve"> được hiểu, giải thích và điều chỉnh theo pháp luật Việt Nam. Mọi tranh chấp phát sinh từ và/hoặc liên quan đến Hợp đồng này phải được Các Bên giải quyết trước hết thông qua thương lượng hoặc hoà giải. Trong vòng 60 (sáu mươi) ngày kể từ ngày một Bên có văn bản thông báo tranh chấp tới Bên kia, nếu Các Bên không thương lượng hoặc hòa giải được, mọi tranh chấp phát sinh từ hoặc liên quan đến Thỏa thuận này sẽ được giải quyết bằng trọng tài tại Trung tâm Trọng tài Quốc tế Việt Nam bên cạnh Phòng Thương mại và Công nghiệp Việt Nam (VIAC) theo Quy tắc tố tụng trọng tài của Trung tâm này. Số lượng Trọng tài viên là 01 do Chủ tịch VIAC chỉ định, địa điểm trọng tài là thành phố Hồ Chí Minh.</w:t>
      </w:r>
    </w:p>
    <w:p w14:paraId="37851423" w14:textId="77777777" w:rsidR="00085CC5" w:rsidRDefault="00085CC5">
      <w:pPr>
        <w:spacing w:after="0"/>
      </w:pPr>
    </w:p>
    <w:p w14:paraId="076255F7" w14:textId="77777777" w:rsidR="00085CC5" w:rsidRDefault="00B43A99">
      <w:pPr>
        <w:spacing w:after="80"/>
        <w:jc w:val="both"/>
      </w:pPr>
      <w:r>
        <w:t xml:space="preserve">Các Bên đã ký vào Thỏa thuận vào ngày được ghi tại phần đầu của văn bản này. Thỏa thuận này được lập thành hai (02) bản gốc, </w:t>
      </w:r>
      <w:proofErr w:type="spellStart"/>
      <w:r>
        <w:t>mỗi</w:t>
      </w:r>
      <w:proofErr w:type="spellEnd"/>
      <w:r>
        <w:t xml:space="preserve"> </w:t>
      </w:r>
      <w:proofErr w:type="spellStart"/>
      <w:r>
        <w:t>Bên</w:t>
      </w:r>
      <w:proofErr w:type="spellEnd"/>
      <w:r>
        <w:t xml:space="preserve"> </w:t>
      </w:r>
      <w:proofErr w:type="spellStart"/>
      <w:r>
        <w:t>giữ</w:t>
      </w:r>
      <w:proofErr w:type="spellEnd"/>
      <w:r>
        <w:t xml:space="preserve"> </w:t>
      </w:r>
      <w:proofErr w:type="spellStart"/>
      <w:r>
        <w:t>một</w:t>
      </w:r>
      <w:proofErr w:type="spellEnd"/>
      <w:r>
        <w:t xml:space="preserve"> (01) </w:t>
      </w:r>
      <w:proofErr w:type="spellStart"/>
      <w:r>
        <w:t>bản</w:t>
      </w:r>
      <w:proofErr w:type="spellEnd"/>
      <w:r>
        <w:t xml:space="preserve"> </w:t>
      </w:r>
      <w:proofErr w:type="spellStart"/>
      <w:r>
        <w:t>gốc</w:t>
      </w:r>
      <w:proofErr w:type="spellEnd"/>
      <w:r>
        <w:t>.</w:t>
      </w:r>
    </w:p>
    <w:p w14:paraId="4DCE7A1A" w14:textId="77777777" w:rsidR="00896C95" w:rsidRDefault="00896C95">
      <w:pPr>
        <w:spacing w:after="80"/>
        <w:jc w:val="both"/>
      </w:pPr>
    </w:p>
    <w:tbl>
      <w:tblPr>
        <w:tblStyle w:val="TableGrid"/>
        <w:tblW w:w="14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0"/>
        <w:gridCol w:w="4810"/>
        <w:gridCol w:w="4811"/>
      </w:tblGrid>
      <w:tr w:rsidR="00896C95" w14:paraId="1D56CAEB" w14:textId="77777777" w:rsidTr="00896C95">
        <w:tc>
          <w:tcPr>
            <w:tcW w:w="4810" w:type="dxa"/>
            <w:vAlign w:val="center"/>
          </w:tcPr>
          <w:p w14:paraId="3C31D78C" w14:textId="77777777" w:rsidR="00896C95" w:rsidRDefault="00896C95" w:rsidP="00896C95">
            <w:pPr>
              <w:jc w:val="center"/>
              <w:rPr>
                <w:b/>
              </w:rPr>
            </w:pPr>
            <w:r>
              <w:rPr>
                <w:b/>
              </w:rPr>
              <w:t>BÊN A</w:t>
            </w:r>
          </w:p>
          <w:p w14:paraId="5F26DEB0" w14:textId="77777777" w:rsidR="00896C95" w:rsidRDefault="00896C95" w:rsidP="00896C95">
            <w:pPr>
              <w:jc w:val="center"/>
              <w:rPr>
                <w:b/>
              </w:rPr>
            </w:pPr>
          </w:p>
          <w:p w14:paraId="7139F50E" w14:textId="77777777" w:rsidR="00896C95" w:rsidRDefault="00896C95" w:rsidP="00896C95">
            <w:pPr>
              <w:jc w:val="center"/>
              <w:rPr>
                <w:b/>
              </w:rPr>
            </w:pPr>
          </w:p>
          <w:p w14:paraId="577B023C" w14:textId="77777777" w:rsidR="00896C95" w:rsidRDefault="00896C95" w:rsidP="00896C95">
            <w:pPr>
              <w:jc w:val="center"/>
              <w:rPr>
                <w:b/>
              </w:rPr>
            </w:pPr>
          </w:p>
          <w:p w14:paraId="2511A438" w14:textId="77777777" w:rsidR="00896C95" w:rsidRDefault="00896C95" w:rsidP="00896C95">
            <w:pPr>
              <w:jc w:val="center"/>
              <w:rPr>
                <w:b/>
              </w:rPr>
            </w:pPr>
          </w:p>
          <w:p w14:paraId="30D5CBD1" w14:textId="77777777" w:rsidR="00896C95" w:rsidRDefault="00896C95" w:rsidP="00896C95">
            <w:pPr>
              <w:jc w:val="center"/>
              <w:rPr>
                <w:b/>
              </w:rPr>
            </w:pPr>
          </w:p>
          <w:p w14:paraId="14F8D1BE" w14:textId="77777777" w:rsidR="00896C95" w:rsidRPr="00B43A99" w:rsidRDefault="00896C95" w:rsidP="00896C95">
            <w:pPr>
              <w:jc w:val="center"/>
            </w:pPr>
            <w:r w:rsidRPr="00B43A99">
              <w:t>Trương Ngọc Ánh</w:t>
            </w:r>
          </w:p>
          <w:p w14:paraId="4076A8BD" w14:textId="77777777" w:rsidR="00896C95" w:rsidRDefault="00896C95" w:rsidP="00896C95">
            <w:pPr>
              <w:spacing w:after="80"/>
              <w:jc w:val="center"/>
            </w:pPr>
          </w:p>
        </w:tc>
        <w:tc>
          <w:tcPr>
            <w:tcW w:w="4810" w:type="dxa"/>
          </w:tcPr>
          <w:p w14:paraId="3A5A4F3E" w14:textId="77777777" w:rsidR="00896C95" w:rsidRDefault="00896C95" w:rsidP="00896C95">
            <w:pPr>
              <w:jc w:val="center"/>
              <w:rPr>
                <w:b/>
              </w:rPr>
            </w:pPr>
            <w:r>
              <w:rPr>
                <w:b/>
              </w:rPr>
              <w:t>BÊN B</w:t>
            </w:r>
          </w:p>
          <w:p w14:paraId="359ED916" w14:textId="77777777" w:rsidR="00896C95" w:rsidRDefault="00896C95" w:rsidP="00896C95">
            <w:pPr>
              <w:jc w:val="center"/>
              <w:rPr>
                <w:b/>
              </w:rPr>
            </w:pPr>
          </w:p>
          <w:p w14:paraId="29FAF97C" w14:textId="77777777" w:rsidR="00896C95" w:rsidRDefault="00896C95" w:rsidP="00896C95">
            <w:pPr>
              <w:jc w:val="center"/>
              <w:rPr>
                <w:b/>
              </w:rPr>
            </w:pPr>
          </w:p>
          <w:p w14:paraId="7F545342" w14:textId="010BE634" w:rsidR="00896C95" w:rsidRDefault="00896C95" w:rsidP="00896C95">
            <w:pPr>
              <w:rPr>
                <w:b/>
              </w:rPr>
            </w:pPr>
          </w:p>
          <w:p w14:paraId="1C41D162" w14:textId="77777777" w:rsidR="00896C95" w:rsidRDefault="00896C95" w:rsidP="00896C95">
            <w:pPr>
              <w:jc w:val="center"/>
              <w:rPr>
                <w:b/>
              </w:rPr>
            </w:pPr>
          </w:p>
          <w:p w14:paraId="240A4D15" w14:textId="77777777" w:rsidR="00896C95" w:rsidRDefault="00896C95" w:rsidP="00896C95">
            <w:pPr>
              <w:jc w:val="center"/>
              <w:rPr>
                <w:b/>
              </w:rPr>
            </w:pPr>
          </w:p>
          <w:p w14:paraId="6D0C0423" w14:textId="3A3BE61C" w:rsidR="00896C95" w:rsidRDefault="00896C95" w:rsidP="00896C95">
            <w:pPr>
              <w:spacing w:after="80"/>
              <w:jc w:val="center"/>
            </w:pPr>
            <w:r>
              <w:t>Lê Văn Quý</w:t>
            </w:r>
          </w:p>
        </w:tc>
        <w:tc>
          <w:tcPr>
            <w:tcW w:w="4811" w:type="dxa"/>
          </w:tcPr>
          <w:p w14:paraId="0107A522" w14:textId="77777777" w:rsidR="00896C95" w:rsidRDefault="00896C95" w:rsidP="00896C95">
            <w:pPr>
              <w:spacing w:after="80"/>
              <w:jc w:val="both"/>
            </w:pPr>
          </w:p>
        </w:tc>
      </w:tr>
    </w:tbl>
    <w:p w14:paraId="7AC802E7" w14:textId="77777777" w:rsidR="00896C95" w:rsidRDefault="00896C95">
      <w:pPr>
        <w:spacing w:after="80"/>
        <w:jc w:val="both"/>
      </w:pPr>
    </w:p>
    <w:p w14:paraId="6CE338E5" w14:textId="77777777" w:rsidR="00085CC5" w:rsidRDefault="00B43A99">
      <w:r>
        <w:br/>
      </w:r>
    </w:p>
    <w:sectPr w:rsidR="00085CC5" w:rsidSect="00034616">
      <w:pgSz w:w="12240" w:h="15840"/>
      <w:pgMar w:top="1247" w:right="1134" w:bottom="1134"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4" w:author="Admin" w:date="2026-07-28T17:02:00Z" w:initials="A">
    <w:p w14:paraId="2B5BB12C" w14:textId="1193B4DE" w:rsidR="002B40F0" w:rsidRDefault="002B40F0">
      <w:pPr>
        <w:pStyle w:val="CommentText"/>
      </w:pPr>
      <w:r>
        <w:rPr>
          <w:rStyle w:val="CommentReference"/>
        </w:rPr>
        <w:annotationRef/>
      </w:r>
      <w:proofErr w:type="spellStart"/>
      <w:r>
        <w:t>Đây</w:t>
      </w:r>
      <w:proofErr w:type="spellEnd"/>
      <w:r>
        <w:t xml:space="preserve"> </w:t>
      </w:r>
      <w:proofErr w:type="spellStart"/>
      <w:r>
        <w:t>là</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và</w:t>
      </w:r>
      <w:proofErr w:type="spellEnd"/>
      <w:r>
        <w:t xml:space="preserve"> </w:t>
      </w:r>
      <w:proofErr w:type="spellStart"/>
      <w:r>
        <w:t>hiển</w:t>
      </w:r>
      <w:proofErr w:type="spellEnd"/>
      <w:r>
        <w:t xml:space="preserve"> </w:t>
      </w:r>
      <w:proofErr w:type="spellStart"/>
      <w:r>
        <w:t>nhiên</w:t>
      </w:r>
      <w:proofErr w:type="spellEnd"/>
      <w:r>
        <w:t xml:space="preserve"> </w:t>
      </w:r>
      <w:proofErr w:type="spellStart"/>
      <w:r>
        <w:t>trong</w:t>
      </w:r>
      <w:proofErr w:type="spellEnd"/>
      <w:r>
        <w:t xml:space="preserve"> </w:t>
      </w:r>
      <w:proofErr w:type="spellStart"/>
      <w:r>
        <w:t>bồi</w:t>
      </w:r>
      <w:proofErr w:type="spellEnd"/>
      <w:r>
        <w:t xml:space="preserve"> </w:t>
      </w:r>
      <w:proofErr w:type="spellStart"/>
      <w:r>
        <w:t>thường</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bỏ</w:t>
      </w:r>
      <w:proofErr w:type="spellEnd"/>
      <w:r>
        <w:t xml:space="preserve"> qua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B5BB1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2145038" w16cex:dateUtc="2026-07-28T10: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B5BB12C" w16cid:durableId="2214503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1332313">
    <w:abstractNumId w:val="8"/>
  </w:num>
  <w:num w:numId="2" w16cid:durableId="687296395">
    <w:abstractNumId w:val="6"/>
  </w:num>
  <w:num w:numId="3" w16cid:durableId="1811288539">
    <w:abstractNumId w:val="5"/>
  </w:num>
  <w:num w:numId="4" w16cid:durableId="960571274">
    <w:abstractNumId w:val="4"/>
  </w:num>
  <w:num w:numId="5" w16cid:durableId="299457039">
    <w:abstractNumId w:val="7"/>
  </w:num>
  <w:num w:numId="6" w16cid:durableId="780147949">
    <w:abstractNumId w:val="3"/>
  </w:num>
  <w:num w:numId="7" w16cid:durableId="541866813">
    <w:abstractNumId w:val="2"/>
  </w:num>
  <w:num w:numId="8" w16cid:durableId="1178957230">
    <w:abstractNumId w:val="1"/>
  </w:num>
  <w:num w:numId="9" w16cid:durableId="183494785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79B"/>
    <w:rsid w:val="00085CC5"/>
    <w:rsid w:val="0015074B"/>
    <w:rsid w:val="00181C7A"/>
    <w:rsid w:val="0029639D"/>
    <w:rsid w:val="002B40F0"/>
    <w:rsid w:val="00326F90"/>
    <w:rsid w:val="003E622D"/>
    <w:rsid w:val="00532BD1"/>
    <w:rsid w:val="005D5B56"/>
    <w:rsid w:val="007E1199"/>
    <w:rsid w:val="00896C95"/>
    <w:rsid w:val="00AA1D8D"/>
    <w:rsid w:val="00B43A9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9B3419"/>
  <w14:defaultImageDpi w14:val="300"/>
  <w15:docId w15:val="{9535E8E6-3410-4F39-B11C-CDAB92CE4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07079B"/>
    <w:pPr>
      <w:spacing w:after="0" w:line="240" w:lineRule="auto"/>
    </w:pPr>
    <w:rPr>
      <w:rFonts w:ascii="Times New Roman" w:eastAsia="Times New Roman" w:hAnsi="Times New Roman"/>
      <w:sz w:val="26"/>
    </w:rPr>
  </w:style>
  <w:style w:type="character" w:styleId="CommentReference">
    <w:name w:val="annotation reference"/>
    <w:basedOn w:val="DefaultParagraphFont"/>
    <w:uiPriority w:val="99"/>
    <w:semiHidden/>
    <w:unhideWhenUsed/>
    <w:rsid w:val="002B40F0"/>
    <w:rPr>
      <w:sz w:val="16"/>
      <w:szCs w:val="16"/>
    </w:rPr>
  </w:style>
  <w:style w:type="paragraph" w:styleId="CommentText">
    <w:name w:val="annotation text"/>
    <w:basedOn w:val="Normal"/>
    <w:link w:val="CommentTextChar"/>
    <w:uiPriority w:val="99"/>
    <w:semiHidden/>
    <w:unhideWhenUsed/>
    <w:rsid w:val="002B40F0"/>
    <w:pPr>
      <w:spacing w:line="240" w:lineRule="auto"/>
    </w:pPr>
    <w:rPr>
      <w:sz w:val="20"/>
      <w:szCs w:val="20"/>
    </w:rPr>
  </w:style>
  <w:style w:type="character" w:customStyle="1" w:styleId="CommentTextChar">
    <w:name w:val="Comment Text Char"/>
    <w:basedOn w:val="DefaultParagraphFont"/>
    <w:link w:val="CommentText"/>
    <w:uiPriority w:val="99"/>
    <w:semiHidden/>
    <w:rsid w:val="002B40F0"/>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B40F0"/>
    <w:rPr>
      <w:b/>
      <w:bCs/>
    </w:rPr>
  </w:style>
  <w:style w:type="character" w:customStyle="1" w:styleId="CommentSubjectChar">
    <w:name w:val="Comment Subject Char"/>
    <w:basedOn w:val="CommentTextChar"/>
    <w:link w:val="CommentSubject"/>
    <w:uiPriority w:val="99"/>
    <w:semiHidden/>
    <w:rsid w:val="002B40F0"/>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C64F2A-0519-4CBB-8095-85F5DCBE8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1552</Words>
  <Characters>8848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2026-07-28T10:16:00Z</dcterms:created>
  <dcterms:modified xsi:type="dcterms:W3CDTF">2026-07-28T10:16:00Z</dcterms:modified>
  <cp:category/>
</cp:coreProperties>
</file>