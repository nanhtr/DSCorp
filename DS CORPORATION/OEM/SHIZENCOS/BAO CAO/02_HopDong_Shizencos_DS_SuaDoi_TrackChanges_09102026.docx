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2AEAE3" w14:textId="77777777" w:rsidR="0028410F" w:rsidRPr="00853FC4" w:rsidRDefault="0028410F" w:rsidP="0075380C">
      <w:pPr>
        <w:widowControl w:val="0"/>
        <w:pBdr>
          <w:top w:val="nil"/>
          <w:left w:val="nil"/>
          <w:bottom w:val="nil"/>
          <w:right w:val="nil"/>
          <w:between w:val="nil"/>
        </w:pBdr>
        <w:spacing w:line="276" w:lineRule="auto"/>
        <w:jc w:val="both"/>
        <w:rPr>
          <w:rFonts w:eastAsia="Arial"/>
          <w:color w:val="000000"/>
          <w:sz w:val="26"/>
          <w:szCs w:val="26"/>
        </w:rPr>
      </w:pPr>
    </w:p>
    <w:tbl>
      <w:tblPr>
        <w:tblStyle w:val="a"/>
        <w:tblW w:w="9630" w:type="dxa"/>
        <w:tblLayout w:type="fixed"/>
        <w:tblLook w:val="0400" w:firstRow="0" w:lastRow="0" w:firstColumn="0" w:lastColumn="0" w:noHBand="0" w:noVBand="1"/>
      </w:tblPr>
      <w:tblGrid>
        <w:gridCol w:w="3826"/>
        <w:gridCol w:w="5804"/>
      </w:tblGrid>
      <w:tr w:rsidR="0028410F" w:rsidRPr="00853FC4" w14:paraId="33FDAD3C" w14:textId="77777777" w:rsidTr="00B91F9C">
        <w:trPr>
          <w:trHeight w:val="924"/>
        </w:trPr>
        <w:tc>
          <w:tcPr>
            <w:tcW w:w="3826" w:type="dxa"/>
          </w:tcPr>
          <w:p w14:paraId="1881F450" w14:textId="77777777" w:rsidR="0028410F" w:rsidRPr="00853FC4" w:rsidRDefault="009738D6" w:rsidP="0075380C">
            <w:pPr>
              <w:spacing w:line="276" w:lineRule="auto"/>
              <w:jc w:val="center"/>
              <w:rPr>
                <w:b/>
                <w:sz w:val="26"/>
                <w:szCs w:val="26"/>
              </w:rPr>
            </w:pPr>
            <w:r>
              <w:rPr>
                <w:b/>
                <w:sz w:val="26"/>
                <w:szCs w:val="26"/>
              </w:rPr>
              <w:t xml:space="preserve">CÔNG TY TNHH HÓA DƯỢC SHIZENCOS</w:t>
            </w:r>
          </w:p>
          <w:p w14:paraId="4C865F7A" w14:textId="77777777" w:rsidR="0028410F" w:rsidRPr="00853FC4" w:rsidRDefault="0028410F" w:rsidP="0075380C">
            <w:pPr>
              <w:spacing w:line="276" w:lineRule="auto"/>
              <w:jc w:val="center"/>
              <w:rPr>
                <w:b/>
                <w:sz w:val="26"/>
                <w:szCs w:val="26"/>
              </w:rPr>
            </w:pPr>
          </w:p>
        </w:tc>
        <w:tc>
          <w:tcPr>
            <w:tcW w:w="5804" w:type="dxa"/>
          </w:tcPr>
          <w:p w14:paraId="5A09B0EC" w14:textId="77777777" w:rsidR="0028410F" w:rsidRPr="00853FC4" w:rsidRDefault="009738D6" w:rsidP="0075380C">
            <w:pPr>
              <w:spacing w:line="276" w:lineRule="auto"/>
              <w:jc w:val="center"/>
              <w:rPr>
                <w:b/>
                <w:sz w:val="26"/>
                <w:szCs w:val="26"/>
              </w:rPr>
            </w:pPr>
            <w:r>
              <w:rPr>
                <w:b/>
                <w:sz w:val="26"/>
                <w:szCs w:val="26"/>
              </w:rPr>
              <w:t>CỘNG HÒA XÃ HỘI CHỦ NGHĨA VIỆT NAM</w:t>
            </w:r>
          </w:p>
          <w:p w14:paraId="40D53343" w14:textId="77777777" w:rsidR="0028410F" w:rsidRPr="00853FC4" w:rsidRDefault="009738D6" w:rsidP="0075380C">
            <w:pPr>
              <w:spacing w:line="276" w:lineRule="auto"/>
              <w:jc w:val="center"/>
              <w:rPr>
                <w:b/>
                <w:sz w:val="26"/>
                <w:szCs w:val="26"/>
              </w:rPr>
            </w:pPr>
            <w:r>
              <w:rPr>
                <w:b/>
                <w:sz w:val="26"/>
                <w:szCs w:val="26"/>
              </w:rPr>
              <w:t>ĐỘC LẬP – TỰ DO – HẠNH PHÚC</w:t>
            </w:r>
          </w:p>
          <w:p w14:paraId="4E1C6FE6" w14:textId="77777777" w:rsidR="0028410F" w:rsidRPr="00853FC4" w:rsidRDefault="009738D6" w:rsidP="0075380C">
            <w:pPr>
              <w:spacing w:line="276" w:lineRule="auto"/>
              <w:jc w:val="center"/>
              <w:rPr>
                <w:b/>
                <w:sz w:val="26"/>
                <w:szCs w:val="26"/>
              </w:rPr>
            </w:pPr>
            <w:r>
              <w:rPr>
                <w:b/>
                <w:sz w:val="26"/>
                <w:szCs w:val="26"/>
              </w:rPr>
              <w:t>********</w:t>
            </w:r>
          </w:p>
        </w:tc>
      </w:tr>
    </w:tbl>
    <w:p w14:paraId="25EBB91B" w14:textId="77777777" w:rsidR="0075380C" w:rsidRPr="00853FC4" w:rsidRDefault="0075380C" w:rsidP="0075380C">
      <w:pPr>
        <w:spacing w:after="280" w:line="276" w:lineRule="auto"/>
        <w:rPr>
          <w:b/>
          <w:sz w:val="26"/>
          <w:szCs w:val="26"/>
        </w:rPr>
      </w:pPr>
    </w:p>
    <w:p w14:paraId="5F290045" w14:textId="77777777" w:rsidR="0028410F" w:rsidRPr="00853FC4" w:rsidRDefault="001B7425" w:rsidP="0075380C">
      <w:pPr>
        <w:spacing w:line="276" w:lineRule="auto"/>
        <w:jc w:val="center"/>
        <w:rPr>
          <w:b/>
          <w:sz w:val="26"/>
          <w:szCs w:val="26"/>
        </w:rPr>
      </w:pPr>
      <w:r>
        <w:rPr>
          <w:b/>
          <w:sz w:val="26"/>
          <w:szCs w:val="26"/>
        </w:rPr>
        <w:t xml:space="preserve">HỢP ĐỒNG </w:t>
      </w:r>
      <w:del w:id="9001" w:author="DS Corporation" w:date="2026-10-09T09:00:00Z">
        <w:r>
          <w:rPr>
            <w:b/>
            <w:sz w:val="26"/>
            <w:szCs w:val="26"/>
          </w:rPr>
          <w:delText xml:space="preserve">MUA BÁN</w:delText>
        </w:r>
      </w:del>
      <w:ins w:id="9002" w:author="DS Corporation" w:date="2026-10-09T09:00:00Z">
        <w:r>
          <w:rPr>
            <w:b/>
            <w:sz w:val="26"/>
            <w:szCs w:val="26"/>
          </w:rPr>
          <w:t xml:space="preserve">GIA CÔNG SẢN XUẤT MỸ PHẨM</w:t>
        </w:r>
      </w:ins>
    </w:p>
    <w:p w14:paraId="42FC5180" w14:textId="516A0624" w:rsidR="0028410F" w:rsidRPr="00853FC4" w:rsidRDefault="009738D6" w:rsidP="0075380C">
      <w:pPr>
        <w:spacing w:line="276" w:lineRule="auto"/>
        <w:jc w:val="center"/>
        <w:rPr>
          <w:b/>
          <w:sz w:val="26"/>
          <w:szCs w:val="26"/>
        </w:rPr>
      </w:pPr>
      <w:r>
        <w:rPr>
          <w:b/>
          <w:sz w:val="26"/>
          <w:szCs w:val="26"/>
        </w:rPr>
        <w:t xml:space="preserve">Số:  05/10/2026-</w:t>
      </w:r>
      <w:del w:id="9003" w:author="DS Corporation" w:date="2026-10-09T09:00:00Z">
        <w:r>
          <w:rPr>
            <w:b/>
            <w:sz w:val="26"/>
            <w:szCs w:val="26"/>
          </w:rPr>
          <w:delText xml:space="preserve">HĐMB</w:delText>
        </w:r>
      </w:del>
      <w:ins w:id="9004" w:author="DS Corporation" w:date="2026-10-09T09:00:00Z">
        <w:r>
          <w:rPr>
            <w:b/>
            <w:sz w:val="26"/>
            <w:szCs w:val="26"/>
          </w:rPr>
          <w:t xml:space="preserve">HĐGC</w:t>
        </w:r>
      </w:ins>
      <w:r>
        <w:rPr>
          <w:b/>
          <w:sz w:val="26"/>
          <w:szCs w:val="26"/>
        </w:rPr>
        <w:t xml:space="preserve">/SHI-DS CORPORATION/TC-1</w:t>
      </w:r>
    </w:p>
    <w:p w14:paraId="64CF6DB2" w14:textId="77777777" w:rsidR="0028410F" w:rsidRPr="00853FC4" w:rsidRDefault="009738D6" w:rsidP="0075380C">
      <w:pPr>
        <w:tabs>
          <w:tab w:val="center" w:pos="4680"/>
          <w:tab w:val="right" w:pos="9900"/>
        </w:tabs>
        <w:spacing w:after="280" w:line="276" w:lineRule="auto"/>
        <w:jc w:val="both"/>
        <w:rPr>
          <w:sz w:val="26"/>
          <w:szCs w:val="26"/>
        </w:rPr>
      </w:pPr>
      <w:r>
        <w:rPr>
          <w:b/>
          <w:sz w:val="26"/>
          <w:szCs w:val="26"/>
        </w:rPr>
        <w:tab/>
        <w:t xml:space="preserve">     (v/v: Sản xuất và gia công sản phẩm theo yêu cầu)</w:t>
        <w:tab/>
      </w:r>
    </w:p>
    <w:p w14:paraId="04B02979" w14:textId="77777777" w:rsidR="008447BD" w:rsidRPr="00853FC4" w:rsidRDefault="00D67943" w:rsidP="008447BD">
      <w:pPr>
        <w:pStyle w:val="ListParagraph"/>
        <w:numPr>
          <w:ilvl w:val="0"/>
          <w:numId w:val="2"/>
        </w:numPr>
        <w:spacing w:before="60" w:after="60"/>
        <w:rPr>
          <w:i/>
          <w:iCs/>
          <w:sz w:val="26"/>
          <w:szCs w:val="26"/>
        </w:rPr>
      </w:pPr>
      <w:r>
        <w:rPr>
          <w:i/>
          <w:iCs/>
          <w:sz w:val="26"/>
          <w:szCs w:val="26"/>
        </w:rPr>
        <w:t>Căn cứ Bộ Luật Dân sự số 91/2015/QH13 đã được Quốc Hội khóa XIII thông qua ngày 24 tháng 11 năm 2015, có hiệu lực thi hành ngày 01/01/2017;</w:t>
      </w:r>
    </w:p>
    <w:p w14:paraId="7533B855" w14:textId="77777777" w:rsidR="008447BD" w:rsidRPr="00853FC4" w:rsidRDefault="00D67943" w:rsidP="008447BD">
      <w:pPr>
        <w:pStyle w:val="ListParagraph"/>
        <w:numPr>
          <w:ilvl w:val="0"/>
          <w:numId w:val="2"/>
        </w:numPr>
        <w:spacing w:before="60" w:after="60"/>
        <w:rPr>
          <w:i/>
          <w:iCs/>
          <w:sz w:val="26"/>
          <w:szCs w:val="26"/>
        </w:rPr>
      </w:pPr>
      <w:r>
        <w:rPr>
          <w:i/>
          <w:iCs/>
          <w:sz w:val="26"/>
          <w:szCs w:val="26"/>
        </w:rPr>
        <w:t>Căn cứ Luật Thương mại số 36/2005/QH11 được Quốc hội nước Cộng Hòa Xã Hội Chủ Nghĩa Việt Nam thông qua ngày 14/6/2005 có hiệu lực từ ngày 01/01/2006;</w:t>
      </w:r>
    </w:p>
    <w:p>
      <w:pPr>
        <w:pStyle w:val="ListParagraph"/>
        <w:numPr>
          <w:ilvl w:val="0"/>
          <w:numId w:val="2"/>
        </w:numPr>
        <w:spacing w:before="60" w:after="60"/>
        <w:rPr>
          <w:ins w:id="9009" w:author="DS Corporation" w:date="2026-10-09T09:00:00Z"/>
          <w:i/>
          <w:iCs/>
          <w:sz w:val="26"/>
          <w:szCs w:val="26"/>
        </w:rPr>
      </w:pPr>
      <w:ins w:id="9010" w:author="DS Corporation" w:date="2026-10-09T09:00:00Z">
        <w:r>
          <w:rPr>
            <w:i/>
            <w:iCs/>
            <w:sz w:val="26"/>
            <w:szCs w:val="26"/>
          </w:rPr>
          <w:t xml:space="preserve">Căn cứ Nghị định số 93/2016/NĐ-CP ngày 01/7/2016 của Chính phủ quy định về điều kiện sản xuất mỹ phẩm, được sửa đổi, bổ sung bởi Nghị định số 155/2018/NĐ-CP;</w:t>
        </w:r>
      </w:ins>
    </w:p>
    <w:p>
      <w:pPr>
        <w:pStyle w:val="ListParagraph"/>
        <w:numPr>
          <w:ilvl w:val="0"/>
          <w:numId w:val="2"/>
        </w:numPr>
        <w:spacing w:before="60" w:after="60"/>
        <w:rPr>
          <w:ins w:id="9011" w:author="DS Corporation" w:date="2026-10-09T09:00:00Z"/>
          <w:i/>
          <w:iCs/>
          <w:sz w:val="26"/>
          <w:szCs w:val="26"/>
        </w:rPr>
      </w:pPr>
      <w:ins w:id="9012" w:author="DS Corporation" w:date="2026-10-09T09:00:00Z">
        <w:r>
          <w:rPr>
            <w:i/>
            <w:iCs/>
            <w:sz w:val="26"/>
            <w:szCs w:val="26"/>
          </w:rPr>
          <w:t xml:space="preserve">Căn cứ Thông tư số 06/2011/TT-BYT ngày 25/01/2011 của Bộ Y tế quy định về quản lý mỹ phẩm và các văn bản sửa đổi, bổ sung;</w:t>
        </w:r>
      </w:ins>
    </w:p>
    <w:p>
      <w:pPr>
        <w:pStyle w:val="ListParagraph"/>
        <w:numPr>
          <w:ilvl w:val="0"/>
          <w:numId w:val="2"/>
        </w:numPr>
        <w:spacing w:before="60" w:after="60"/>
        <w:rPr>
          <w:ins w:id="9013" w:author="DS Corporation" w:date="2026-10-09T09:00:00Z"/>
          <w:i/>
          <w:iCs/>
          <w:sz w:val="26"/>
          <w:szCs w:val="26"/>
        </w:rPr>
      </w:pPr>
      <w:ins w:id="9014" w:author="DS Corporation" w:date="2026-10-09T09:00:00Z">
        <w:r>
          <w:rPr>
            <w:i/>
            <w:iCs/>
            <w:sz w:val="26"/>
            <w:szCs w:val="26"/>
          </w:rPr>
          <w:t xml:space="preserve">Căn cứ Nghị định số 43/2017/NĐ-CP ngày 14/4/2017 về nhãn hàng hóa, được sửa đổi, bổ sung bởi Nghị định số 111/2021/NĐ-CP;</w:t>
        </w:r>
      </w:ins>
    </w:p>
    <w:p w14:paraId="5C33899E" w14:textId="2468414D" w:rsidR="00D67943" w:rsidRPr="00853FC4" w:rsidRDefault="00D67943" w:rsidP="008447BD">
      <w:pPr>
        <w:pStyle w:val="ListParagraph"/>
        <w:numPr>
          <w:ilvl w:val="0"/>
          <w:numId w:val="2"/>
        </w:numPr>
        <w:spacing w:before="60" w:after="60"/>
        <w:rPr>
          <w:i/>
          <w:iCs/>
          <w:sz w:val="26"/>
          <w:szCs w:val="26"/>
        </w:rPr>
      </w:pPr>
      <w:r>
        <w:rPr>
          <w:i/>
          <w:iCs/>
          <w:sz w:val="26"/>
          <w:szCs w:val="26"/>
        </w:rPr>
        <w:t xml:space="preserve">Căn cứ vào khả năng và nhu cầu </w:t>
      </w:r>
      <w:del w:id="9005" w:author="DS Corporation" w:date="2026-10-09T09:00:00Z">
        <w:r>
          <w:rPr>
            <w:i/>
            <w:iCs/>
            <w:sz w:val="26"/>
            <w:szCs w:val="26"/>
          </w:rPr>
          <w:delText xml:space="preserve">mua bán</w:delText>
        </w:r>
      </w:del>
      <w:ins w:id="9006" w:author="DS Corporation" w:date="2026-10-09T09:00:00Z">
        <w:r>
          <w:rPr>
            <w:i/>
            <w:iCs/>
            <w:sz w:val="26"/>
            <w:szCs w:val="26"/>
          </w:rPr>
          <w:t xml:space="preserve">gia công</w:t>
        </w:r>
      </w:ins>
      <w:r>
        <w:rPr>
          <w:i/>
          <w:iCs/>
          <w:sz w:val="26"/>
          <w:szCs w:val="26"/>
        </w:rPr>
        <w:t xml:space="preserve"> của hai Bên;</w:t>
      </w:r>
    </w:p>
    <w:p w14:paraId="40334C3D" w14:textId="164B4AD1" w:rsidR="0028410F" w:rsidRPr="00853FC4" w:rsidRDefault="009738D6" w:rsidP="0075380C">
      <w:pPr>
        <w:pBdr>
          <w:top w:val="nil"/>
          <w:left w:val="nil"/>
          <w:bottom w:val="nil"/>
          <w:right w:val="nil"/>
          <w:between w:val="nil"/>
        </w:pBdr>
        <w:spacing w:line="276" w:lineRule="auto"/>
        <w:ind w:left="-66"/>
        <w:jc w:val="both"/>
        <w:rPr>
          <w:b/>
          <w:i/>
          <w:color w:val="000000"/>
          <w:sz w:val="26"/>
          <w:szCs w:val="26"/>
        </w:rPr>
      </w:pPr>
      <w:r>
        <w:rPr>
          <w:sz w:val="26"/>
          <w:szCs w:val="26"/>
        </w:rPr>
        <w:t xml:space="preserve">Hôm nay, ngày 05 tháng 10 năm 2026, tại văn phòng Công Ty TNHH Hóa Dược Shizencos chúng tôi gồm có:</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5"/>
        <w:gridCol w:w="427"/>
        <w:gridCol w:w="1114"/>
        <w:gridCol w:w="1995"/>
        <w:gridCol w:w="3118"/>
      </w:tblGrid>
      <w:tr w:rsidR="00290AAE" w:rsidRPr="00853FC4" w14:paraId="0C021781" w14:textId="77777777" w:rsidTr="00FF5620">
        <w:trPr>
          <w:trHeight w:val="159"/>
          <w:del w:id="9072" w:author="DS Corporation" w:date="2026-10-09T09:00:00Z"/>
        </w:trPr>
        <w:tc>
          <w:tcPr>
            <w:tcW w:w="2985" w:type="dxa"/>
          </w:tcPr>
          <w:p w14:paraId="0B0091D6" w14:textId="1B1CA512" w:rsidR="00290AAE" w:rsidRPr="00853FC4" w:rsidRDefault="00AE619F" w:rsidP="0075380C">
            <w:pPr>
              <w:tabs>
                <w:tab w:val="left" w:pos="284"/>
                <w:tab w:val="left" w:pos="567"/>
              </w:tabs>
              <w:spacing w:after="60" w:line="276" w:lineRule="auto"/>
              <w:rPr>
                <w:rFonts w:ascii="Times New Roman" w:hAnsi="Times New Roman"/>
                <w:b/>
                <w:sz w:val="26"/>
                <w:szCs w:val="26"/>
              </w:rPr>
            </w:pPr>
            <w:del w:id="9073" w:author="DS Corporation" w:date="2026-10-09T09:00:00Z">
              <w:r>
                <w:rPr>
                  <w:rFonts w:ascii="Times New Roman" w:hAnsi="Times New Roman"/>
                  <w:b/>
                  <w:sz w:val="26"/>
                  <w:szCs w:val="26"/>
                </w:rPr>
                <w:delText xml:space="preserve">BÊN GIA CÔNG</w:delText>
              </w:r>
            </w:del>
          </w:p>
        </w:tc>
        <w:tc>
          <w:tcPr>
            <w:tcW w:w="427" w:type="dxa"/>
          </w:tcPr>
          <w:p w14:paraId="2FE771C5" w14:textId="77777777" w:rsidR="00290AAE" w:rsidRPr="00853FC4" w:rsidRDefault="00290AAE" w:rsidP="0075380C">
            <w:pPr>
              <w:tabs>
                <w:tab w:val="left" w:pos="284"/>
                <w:tab w:val="left" w:pos="567"/>
              </w:tabs>
              <w:spacing w:after="60" w:line="276" w:lineRule="auto"/>
              <w:rPr>
                <w:rFonts w:ascii="Times New Roman" w:hAnsi="Times New Roman"/>
                <w:b/>
                <w:bCs/>
                <w:sz w:val="26"/>
                <w:szCs w:val="26"/>
              </w:rPr>
            </w:pPr>
            <w:del w:id="9074" w:author="DS Corporation" w:date="2026-10-09T09:00:00Z">
              <w:r>
                <w:rPr>
                  <w:rFonts w:ascii="Times New Roman" w:hAnsi="Times New Roman"/>
                  <w:b/>
                  <w:bCs/>
                  <w:sz w:val="26"/>
                  <w:szCs w:val="26"/>
                </w:rPr>
                <w:delText>:</w:delText>
              </w:r>
            </w:del>
          </w:p>
        </w:tc>
        <w:tc>
          <w:tcPr>
            <w:tcW w:w="6227" w:type="dxa"/>
            <w:gridSpan w:val="3"/>
          </w:tcPr>
          <w:p w14:paraId="5D0460CA" w14:textId="77777777" w:rsidR="00290AAE" w:rsidRPr="00853FC4" w:rsidRDefault="00290AAE" w:rsidP="0075380C">
            <w:pPr>
              <w:tabs>
                <w:tab w:val="left" w:pos="284"/>
                <w:tab w:val="left" w:pos="567"/>
              </w:tabs>
              <w:spacing w:after="60" w:line="276" w:lineRule="auto"/>
              <w:rPr>
                <w:rFonts w:ascii="Times New Roman" w:hAnsi="Times New Roman"/>
                <w:b/>
                <w:bCs/>
                <w:sz w:val="26"/>
                <w:szCs w:val="26"/>
                <w:lang w:val="pt-BR"/>
              </w:rPr>
            </w:pPr>
            <w:del w:id="9075" w:author="DS Corporation" w:date="2026-10-09T09:00:00Z">
              <w:r>
                <w:rPr>
                  <w:rFonts w:ascii="Times New Roman" w:hAnsi="Times New Roman"/>
                  <w:b/>
                  <w:sz w:val="26"/>
                  <w:szCs w:val="26"/>
                </w:rPr>
                <w:delText>CÔNG TY TNHH HÓA DƯỢC SHIZENCOS</w:delText>
              </w:r>
            </w:del>
          </w:p>
        </w:tc>
      </w:tr>
      <w:tr w:rsidR="00290AAE" w:rsidRPr="00853FC4" w14:paraId="7AD62EC9" w14:textId="77777777" w:rsidTr="00FF5620">
        <w:trPr>
          <w:trHeight w:val="235"/>
          <w:del w:id="9076" w:author="DS Corporation" w:date="2026-10-09T09:00:00Z"/>
        </w:trPr>
        <w:tc>
          <w:tcPr>
            <w:tcW w:w="2985" w:type="dxa"/>
          </w:tcPr>
          <w:p w14:paraId="474C557A"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77" w:author="DS Corporation" w:date="2026-10-09T09:00:00Z">
              <w:r>
                <w:rPr>
                  <w:rFonts w:ascii="Times New Roman" w:hAnsi="Times New Roman"/>
                  <w:sz w:val="26"/>
                  <w:szCs w:val="26"/>
                </w:rPr>
                <w:delText>Mã số thuế</w:delText>
              </w:r>
            </w:del>
          </w:p>
        </w:tc>
        <w:tc>
          <w:tcPr>
            <w:tcW w:w="427" w:type="dxa"/>
          </w:tcPr>
          <w:p w14:paraId="56780A34"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78" w:author="DS Corporation" w:date="2026-10-09T09:00:00Z">
              <w:r>
                <w:rPr>
                  <w:rFonts w:ascii="Times New Roman" w:hAnsi="Times New Roman"/>
                  <w:sz w:val="26"/>
                  <w:szCs w:val="26"/>
                </w:rPr>
                <w:delText>:</w:delText>
              </w:r>
            </w:del>
          </w:p>
        </w:tc>
        <w:tc>
          <w:tcPr>
            <w:tcW w:w="6227" w:type="dxa"/>
            <w:gridSpan w:val="3"/>
          </w:tcPr>
          <w:p w14:paraId="562C4169" w14:textId="77777777" w:rsidR="00290AAE" w:rsidRPr="00853FC4" w:rsidRDefault="00290AAE" w:rsidP="0075380C">
            <w:pPr>
              <w:tabs>
                <w:tab w:val="left" w:pos="284"/>
                <w:tab w:val="left" w:pos="567"/>
              </w:tabs>
              <w:spacing w:after="60" w:line="276" w:lineRule="auto"/>
              <w:rPr>
                <w:rFonts w:ascii="Times New Roman" w:hAnsi="Times New Roman"/>
                <w:bCs/>
                <w:sz w:val="26"/>
                <w:szCs w:val="26"/>
                <w:lang w:val="pt-BR"/>
              </w:rPr>
            </w:pPr>
            <w:del w:id="9079" w:author="DS Corporation" w:date="2026-10-09T09:00:00Z">
              <w:r>
                <w:rPr>
                  <w:rFonts w:ascii="Times New Roman" w:hAnsi="Times New Roman"/>
                  <w:sz w:val="26"/>
                  <w:szCs w:val="26"/>
                </w:rPr>
                <w:delText>0314209179</w:delText>
              </w:r>
            </w:del>
          </w:p>
        </w:tc>
      </w:tr>
      <w:tr w:rsidR="00290AAE" w:rsidRPr="00853FC4" w14:paraId="7E95098C" w14:textId="77777777" w:rsidTr="00FF5620">
        <w:trPr>
          <w:trHeight w:val="84"/>
          <w:del w:id="9080" w:author="DS Corporation" w:date="2026-10-09T09:00:00Z"/>
        </w:trPr>
        <w:tc>
          <w:tcPr>
            <w:tcW w:w="2985" w:type="dxa"/>
          </w:tcPr>
          <w:p w14:paraId="05CDC677"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81" w:author="DS Corporation" w:date="2026-10-09T09:00:00Z">
              <w:r>
                <w:rPr>
                  <w:rFonts w:ascii="Times New Roman" w:hAnsi="Times New Roman"/>
                  <w:sz w:val="26"/>
                  <w:szCs w:val="26"/>
                </w:rPr>
                <w:delText>Địa chỉ trụ sở</w:delText>
              </w:r>
            </w:del>
          </w:p>
        </w:tc>
        <w:tc>
          <w:tcPr>
            <w:tcW w:w="427" w:type="dxa"/>
          </w:tcPr>
          <w:p w14:paraId="42437702"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82" w:author="DS Corporation" w:date="2026-10-09T09:00:00Z">
              <w:r>
                <w:rPr>
                  <w:rFonts w:ascii="Times New Roman" w:hAnsi="Times New Roman"/>
                  <w:sz w:val="26"/>
                  <w:szCs w:val="26"/>
                </w:rPr>
                <w:delText>:</w:delText>
              </w:r>
            </w:del>
          </w:p>
        </w:tc>
        <w:tc>
          <w:tcPr>
            <w:tcW w:w="6227" w:type="dxa"/>
            <w:gridSpan w:val="3"/>
          </w:tcPr>
          <w:p w14:paraId="31394EE9" w14:textId="77777777" w:rsidR="00290AAE" w:rsidRPr="00853FC4" w:rsidRDefault="00290AAE" w:rsidP="0075380C">
            <w:pPr>
              <w:tabs>
                <w:tab w:val="left" w:pos="284"/>
                <w:tab w:val="left" w:pos="567"/>
              </w:tabs>
              <w:spacing w:after="60" w:line="276" w:lineRule="auto"/>
              <w:rPr>
                <w:rFonts w:ascii="Times New Roman" w:hAnsi="Times New Roman"/>
                <w:sz w:val="26"/>
                <w:szCs w:val="26"/>
                <w:lang w:val="vi-VN"/>
              </w:rPr>
            </w:pPr>
            <w:del w:id="9083" w:author="DS Corporation" w:date="2026-10-09T09:00:00Z">
              <w:r>
                <w:rPr>
                  <w:rFonts w:ascii="Times New Roman" w:hAnsi="Times New Roman"/>
                  <w:sz w:val="26"/>
                  <w:szCs w:val="26"/>
                </w:rPr>
                <w:delText xml:space="preserve">43D/6 Hồ Văn Huê, Phường Đức Nhuận, Thành phố Hồ Chí Minh, Việt Nam</w:delText>
              </w:r>
            </w:del>
          </w:p>
        </w:tc>
      </w:tr>
      <w:tr w:rsidR="00290AAE" w:rsidRPr="00853FC4" w14:paraId="1ED978F3" w14:textId="77777777" w:rsidTr="00FF5620">
        <w:trPr>
          <w:trHeight w:val="226"/>
          <w:del w:id="9084" w:author="DS Corporation" w:date="2026-10-09T09:00:00Z"/>
        </w:trPr>
        <w:tc>
          <w:tcPr>
            <w:tcW w:w="2985" w:type="dxa"/>
          </w:tcPr>
          <w:p w14:paraId="369C35F2"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85" w:author="DS Corporation" w:date="2026-10-09T09:00:00Z">
              <w:r>
                <w:rPr>
                  <w:rFonts w:ascii="Times New Roman" w:hAnsi="Times New Roman"/>
                  <w:sz w:val="26"/>
                  <w:szCs w:val="26"/>
                </w:rPr>
                <w:delText>Điện thoại</w:delText>
              </w:r>
            </w:del>
          </w:p>
        </w:tc>
        <w:tc>
          <w:tcPr>
            <w:tcW w:w="427" w:type="dxa"/>
          </w:tcPr>
          <w:p w14:paraId="21CE68F2"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86" w:author="DS Corporation" w:date="2026-10-09T09:00:00Z">
              <w:r>
                <w:rPr>
                  <w:rFonts w:ascii="Times New Roman" w:hAnsi="Times New Roman"/>
                  <w:sz w:val="26"/>
                  <w:szCs w:val="26"/>
                </w:rPr>
                <w:delText>:</w:delText>
              </w:r>
            </w:del>
          </w:p>
        </w:tc>
        <w:tc>
          <w:tcPr>
            <w:tcW w:w="3109" w:type="dxa"/>
            <w:gridSpan w:val="2"/>
          </w:tcPr>
          <w:p w14:paraId="069CD233" w14:textId="77777777" w:rsidR="00290AAE" w:rsidRPr="00853FC4" w:rsidRDefault="00290AAE" w:rsidP="0075380C">
            <w:pPr>
              <w:tabs>
                <w:tab w:val="left" w:pos="284"/>
                <w:tab w:val="left" w:pos="567"/>
              </w:tabs>
              <w:spacing w:after="60" w:line="276" w:lineRule="auto"/>
              <w:rPr>
                <w:rFonts w:ascii="Times New Roman" w:hAnsi="Times New Roman"/>
                <w:sz w:val="26"/>
                <w:szCs w:val="26"/>
              </w:rPr>
            </w:pPr>
            <w:del w:id="9087" w:author="DS Corporation" w:date="2026-10-09T09:00:00Z">
              <w:r>
                <w:rPr>
                  <w:rFonts w:ascii="Times New Roman" w:hAnsi="Times New Roman"/>
                  <w:sz w:val="26"/>
                  <w:szCs w:val="26"/>
                </w:rPr>
                <w:delText>028 3636 8418</w:delText>
              </w:r>
            </w:del>
          </w:p>
        </w:tc>
        <w:tc>
          <w:tcPr>
            <w:tcW w:w="3118" w:type="dxa"/>
          </w:tcPr>
          <w:p w14:paraId="4938B08A" w14:textId="77777777" w:rsidR="00290AAE" w:rsidRPr="00853FC4" w:rsidRDefault="00290AAE" w:rsidP="0075380C">
            <w:pPr>
              <w:tabs>
                <w:tab w:val="left" w:pos="284"/>
                <w:tab w:val="left" w:pos="567"/>
              </w:tabs>
              <w:spacing w:after="60" w:line="276" w:lineRule="auto"/>
              <w:rPr>
                <w:rFonts w:ascii="Times New Roman" w:hAnsi="Times New Roman"/>
                <w:sz w:val="26"/>
                <w:szCs w:val="26"/>
                <w:lang w:val="pt-BR"/>
              </w:rPr>
            </w:pPr>
            <w:del w:id="9088" w:author="DS Corporation" w:date="2026-10-09T09:00:00Z">
              <w:r>
                <w:rPr>
                  <w:rFonts w:ascii="Times New Roman" w:hAnsi="Times New Roman"/>
                  <w:sz w:val="26"/>
                  <w:szCs w:val="26"/>
                  <w:lang w:val="pt-BR"/>
                </w:rPr>
                <w:delText xml:space="preserve">Fax: </w:delText>
              </w:r>
            </w:del>
          </w:p>
        </w:tc>
      </w:tr>
      <w:tr w:rsidR="00950E52" w:rsidRPr="00853FC4" w14:paraId="78EF5FC7" w14:textId="77777777" w:rsidTr="00FF5620">
        <w:trPr>
          <w:trHeight w:val="151"/>
          <w:del w:id="9089" w:author="DS Corporation" w:date="2026-10-09T09:00:00Z"/>
        </w:trPr>
        <w:tc>
          <w:tcPr>
            <w:tcW w:w="2985" w:type="dxa"/>
          </w:tcPr>
          <w:p w14:paraId="1801BB73" w14:textId="77777777" w:rsidR="00950E52" w:rsidRPr="00853FC4" w:rsidRDefault="00950E52" w:rsidP="0075380C">
            <w:pPr>
              <w:tabs>
                <w:tab w:val="left" w:pos="284"/>
                <w:tab w:val="left" w:pos="567"/>
              </w:tabs>
              <w:spacing w:after="60" w:line="276" w:lineRule="auto"/>
              <w:rPr>
                <w:rFonts w:ascii="Times New Roman" w:hAnsi="Times New Roman"/>
                <w:sz w:val="26"/>
                <w:szCs w:val="26"/>
              </w:rPr>
            </w:pPr>
            <w:del w:id="9090" w:author="DS Corporation" w:date="2026-10-09T09:00:00Z">
              <w:r>
                <w:rPr>
                  <w:rFonts w:ascii="Times New Roman" w:hAnsi="Times New Roman"/>
                  <w:sz w:val="26"/>
                  <w:szCs w:val="26"/>
                </w:rPr>
                <w:delText>Tài khoản số</w:delText>
              </w:r>
            </w:del>
          </w:p>
        </w:tc>
        <w:tc>
          <w:tcPr>
            <w:tcW w:w="427" w:type="dxa"/>
          </w:tcPr>
          <w:p w14:paraId="1580F4F6" w14:textId="77777777" w:rsidR="00950E52" w:rsidRPr="00853FC4" w:rsidRDefault="00950E52" w:rsidP="0075380C">
            <w:pPr>
              <w:tabs>
                <w:tab w:val="left" w:pos="284"/>
                <w:tab w:val="left" w:pos="567"/>
              </w:tabs>
              <w:spacing w:after="60" w:line="276" w:lineRule="auto"/>
              <w:rPr>
                <w:rFonts w:ascii="Times New Roman" w:hAnsi="Times New Roman"/>
                <w:sz w:val="26"/>
                <w:szCs w:val="26"/>
              </w:rPr>
            </w:pPr>
            <w:del w:id="9091" w:author="DS Corporation" w:date="2026-10-09T09:00:00Z">
              <w:r>
                <w:rPr>
                  <w:rFonts w:ascii="Times New Roman" w:hAnsi="Times New Roman"/>
                  <w:sz w:val="26"/>
                  <w:szCs w:val="26"/>
                </w:rPr>
                <w:delText>:</w:delText>
              </w:r>
            </w:del>
          </w:p>
        </w:tc>
        <w:tc>
          <w:tcPr>
            <w:tcW w:w="6227" w:type="dxa"/>
            <w:gridSpan w:val="3"/>
          </w:tcPr>
          <w:p w14:paraId="0F422E1A" w14:textId="77777777" w:rsidR="00950E52" w:rsidRPr="00853FC4" w:rsidRDefault="00730951" w:rsidP="0075380C">
            <w:pPr>
              <w:spacing w:line="276" w:lineRule="auto"/>
              <w:rPr>
                <w:rFonts w:ascii="Times New Roman" w:hAnsi="Times New Roman"/>
                <w:sz w:val="26"/>
                <w:szCs w:val="26"/>
                <w:lang w:val="pt-BR"/>
              </w:rPr>
            </w:pPr>
            <w:del w:id="9092" w:author="DS Corporation" w:date="2026-10-09T09:00:00Z">
              <w:r>
                <w:rPr>
                  <w:rFonts w:ascii="Times New Roman" w:hAnsi="Times New Roman"/>
                  <w:sz w:val="26"/>
                  <w:szCs w:val="26"/>
                  <w:lang w:val="pt-BR"/>
                </w:rPr>
                <w:delText>113002975601, Tại Ngân Hàng: Ngân hàng TMCP Công   Thương Việt Nam - CN 2 - TP HCM – Hội Sở (Vietinbank)</w:delText>
              </w:r>
            </w:del>
          </w:p>
        </w:tc>
      </w:tr>
      <w:tr w:rsidR="00950E52" w:rsidRPr="00853FC4" w14:paraId="2FCB376A" w14:textId="77777777" w:rsidTr="00FF5620">
        <w:trPr>
          <w:trHeight w:val="445"/>
          <w:del w:id="9093" w:author="DS Corporation" w:date="2026-10-09T09:00:00Z"/>
        </w:trPr>
        <w:tc>
          <w:tcPr>
            <w:tcW w:w="2985" w:type="dxa"/>
          </w:tcPr>
          <w:p w14:paraId="123A4850" w14:textId="77777777" w:rsidR="00950E52" w:rsidRPr="00853FC4" w:rsidRDefault="00950E52" w:rsidP="0075380C">
            <w:pPr>
              <w:tabs>
                <w:tab w:val="left" w:pos="284"/>
                <w:tab w:val="left" w:pos="567"/>
              </w:tabs>
              <w:spacing w:after="60" w:line="276" w:lineRule="auto"/>
              <w:rPr>
                <w:rFonts w:ascii="Times New Roman" w:hAnsi="Times New Roman"/>
                <w:sz w:val="26"/>
                <w:szCs w:val="26"/>
              </w:rPr>
            </w:pPr>
            <w:del w:id="9094" w:author="DS Corporation" w:date="2026-10-09T09:00:00Z">
              <w:r>
                <w:rPr>
                  <w:rFonts w:ascii="Times New Roman" w:hAnsi="Times New Roman"/>
                  <w:sz w:val="26"/>
                  <w:szCs w:val="26"/>
                </w:rPr>
                <w:delText>Đại diện bởi</w:delText>
              </w:r>
            </w:del>
          </w:p>
          <w:p w14:paraId="60F4D1A5" w14:textId="43854136" w:rsidR="00950E52" w:rsidRPr="00853FC4" w:rsidRDefault="00950E52" w:rsidP="0075380C">
            <w:pPr>
              <w:spacing w:line="276" w:lineRule="auto"/>
              <w:ind w:right="-892"/>
              <w:rPr>
                <w:rFonts w:ascii="Times New Roman" w:hAnsi="Times New Roman"/>
                <w:sz w:val="26"/>
                <w:szCs w:val="26"/>
              </w:rPr>
            </w:pPr>
            <w:del w:id="9095" w:author="DS Corporation" w:date="2026-10-09T09:00:00Z">
              <w:r>
                <w:rPr>
                  <w:rFonts w:ascii="Times New Roman" w:hAnsi="Times New Roman"/>
                  <w:sz w:val="26"/>
                  <w:szCs w:val="26"/>
                </w:rPr>
                <w:delText xml:space="preserve">(Sau đây gọi là “Bên A”)</w:delText>
              </w:r>
            </w:del>
          </w:p>
        </w:tc>
        <w:tc>
          <w:tcPr>
            <w:tcW w:w="427" w:type="dxa"/>
          </w:tcPr>
          <w:p w14:paraId="2B1B83B4" w14:textId="77777777" w:rsidR="00950E52" w:rsidRPr="00853FC4" w:rsidRDefault="00950E52" w:rsidP="0075380C">
            <w:pPr>
              <w:tabs>
                <w:tab w:val="left" w:pos="284"/>
                <w:tab w:val="left" w:pos="567"/>
              </w:tabs>
              <w:spacing w:after="60" w:line="276" w:lineRule="auto"/>
              <w:rPr>
                <w:rFonts w:ascii="Times New Roman" w:hAnsi="Times New Roman"/>
                <w:sz w:val="26"/>
                <w:szCs w:val="26"/>
              </w:rPr>
            </w:pPr>
            <w:del w:id="9096" w:author="DS Corporation" w:date="2026-10-09T09:00:00Z">
              <w:r>
                <w:rPr>
                  <w:rFonts w:ascii="Times New Roman" w:hAnsi="Times New Roman"/>
                  <w:sz w:val="26"/>
                  <w:szCs w:val="26"/>
                </w:rPr>
                <w:delText>:</w:delText>
              </w:r>
            </w:del>
          </w:p>
        </w:tc>
        <w:tc>
          <w:tcPr>
            <w:tcW w:w="3109" w:type="dxa"/>
            <w:gridSpan w:val="2"/>
          </w:tcPr>
          <w:p w14:paraId="59986548" w14:textId="77777777" w:rsidR="00950E52" w:rsidRPr="00853FC4" w:rsidRDefault="00950E52" w:rsidP="0075380C">
            <w:pPr>
              <w:spacing w:after="60" w:line="276" w:lineRule="auto"/>
              <w:rPr>
                <w:rFonts w:ascii="Times New Roman" w:hAnsi="Times New Roman"/>
                <w:sz w:val="26"/>
                <w:szCs w:val="26"/>
              </w:rPr>
            </w:pPr>
            <w:del w:id="9097" w:author="DS Corporation" w:date="2026-10-09T09:00:00Z">
              <w:r>
                <w:rPr>
                  <w:rFonts w:ascii="Times New Roman" w:hAnsi="Times New Roman"/>
                  <w:b/>
                  <w:bCs/>
                  <w:sz w:val="26"/>
                  <w:szCs w:val="26"/>
                  <w:lang w:val="pt-BR"/>
                </w:rPr>
                <w:delText>Bà</w:delText>
              </w:r>
              <w:r>
                <w:rPr>
                  <w:rFonts w:ascii="Times New Roman" w:hAnsi="Times New Roman"/>
                  <w:bCs/>
                  <w:sz w:val="26"/>
                  <w:szCs w:val="26"/>
                  <w:lang w:val="pt-BR"/>
                </w:rPr>
                <w:delText xml:space="preserve"> </w:delText>
              </w:r>
              <w:r>
                <w:rPr>
                  <w:rFonts w:ascii="Times New Roman" w:hAnsi="Times New Roman"/>
                  <w:sz w:val="26"/>
                  <w:szCs w:val="26"/>
                </w:rPr>
                <w:delText>Nguyễn Thị Tuyết Vân</w:delText>
              </w:r>
            </w:del>
          </w:p>
        </w:tc>
        <w:tc>
          <w:tcPr>
            <w:tcW w:w="3118" w:type="dxa"/>
          </w:tcPr>
          <w:p w14:paraId="467273A4" w14:textId="77777777" w:rsidR="00950E52" w:rsidRPr="00853FC4" w:rsidRDefault="00950E52" w:rsidP="0075380C">
            <w:pPr>
              <w:tabs>
                <w:tab w:val="left" w:pos="567"/>
              </w:tabs>
              <w:spacing w:after="60" w:line="276" w:lineRule="auto"/>
              <w:rPr>
                <w:rFonts w:ascii="Times New Roman" w:hAnsi="Times New Roman"/>
                <w:b/>
                <w:bCs/>
                <w:sz w:val="26"/>
                <w:szCs w:val="26"/>
              </w:rPr>
            </w:pPr>
            <w:del w:id="9098" w:author="DS Corporation" w:date="2026-10-09T09:00:00Z">
              <w:r>
                <w:rPr>
                  <w:rFonts w:ascii="Times New Roman" w:hAnsi="Times New Roman"/>
                  <w:sz w:val="26"/>
                  <w:szCs w:val="26"/>
                </w:rPr>
                <w:delText>Chức vụ</w:delText>
              </w:r>
              <w:r>
                <w:rPr>
                  <w:rFonts w:ascii="Times New Roman" w:hAnsi="Times New Roman"/>
                  <w:b/>
                  <w:bCs/>
                  <w:sz w:val="26"/>
                  <w:szCs w:val="26"/>
                </w:rPr>
                <w:delText>:</w:delText>
              </w:r>
              <w:r>
                <w:rPr>
                  <w:rFonts w:ascii="Times New Roman" w:hAnsi="Times New Roman"/>
                  <w:sz w:val="26"/>
                  <w:szCs w:val="26"/>
                </w:rPr>
                <w:delText xml:space="preserve"> Tổng </w:delText>
              </w:r>
              <w:r>
                <w:rPr>
                  <w:rFonts w:ascii="Times New Roman" w:hAnsi="Times New Roman"/>
                  <w:bCs/>
                  <w:sz w:val="26"/>
                  <w:szCs w:val="26"/>
                </w:rPr>
                <w:delText>Giám Đốc</w:delText>
              </w:r>
            </w:del>
          </w:p>
        </w:tc>
      </w:tr>
      <w:tr w:rsidR="00B85BD0" w:rsidRPr="00853FC4" w14:paraId="3B52CDD0" w14:textId="77777777" w:rsidTr="00FF5620">
        <w:trPr>
          <w:trHeight w:val="235"/>
        </w:trPr>
        <w:tc>
          <w:tcPr>
            <w:tcW w:w="2985" w:type="dxa"/>
          </w:tcPr>
          <w:p w14:paraId="2219B95F" w14:textId="7092F661" w:rsidR="00B85BD0" w:rsidRPr="00853FC4" w:rsidRDefault="00AE619F" w:rsidP="0075380C">
            <w:pPr>
              <w:tabs>
                <w:tab w:val="left" w:pos="284"/>
                <w:tab w:val="left" w:pos="567"/>
              </w:tabs>
              <w:spacing w:after="60" w:line="276" w:lineRule="auto"/>
              <w:rPr>
                <w:rFonts w:ascii="Times New Roman" w:hAnsi="Times New Roman"/>
                <w:b/>
                <w:bCs/>
                <w:sz w:val="26"/>
                <w:szCs w:val="26"/>
              </w:rPr>
            </w:pPr>
            <w:del w:id="9015" w:author="DS Corporation" w:date="2026-10-09T09:00:00Z">
              <w:r>
                <w:rPr>
                  <w:rFonts w:ascii="Times New Roman" w:hAnsi="Times New Roman"/>
                  <w:b/>
                  <w:sz w:val="26"/>
                  <w:szCs w:val="26"/>
                </w:rPr>
                <w:delText xml:space="preserve">BÊN THUÊ GIA CÔNG</w:delText>
              </w:r>
            </w:del>
            <w:ins w:id="9016" w:author="DS Corporation" w:date="2026-10-09T09:00:00Z">
              <w:r>
                <w:rPr>
                  <w:rFonts w:ascii="Times New Roman" w:hAnsi="Times New Roman"/>
                  <w:b/>
                  <w:sz w:val="26"/>
                  <w:szCs w:val="26"/>
                </w:rPr>
                <w:t xml:space="preserve">BÊN ĐẶT GIA CÔNG</w:t>
              </w:r>
            </w:ins>
          </w:p>
        </w:tc>
        <w:tc>
          <w:tcPr>
            <w:tcW w:w="427" w:type="dxa"/>
          </w:tcPr>
          <w:p w14:paraId="4FE93F83" w14:textId="77777777" w:rsidR="00B85BD0" w:rsidRPr="00853FC4" w:rsidRDefault="00B85BD0" w:rsidP="0075380C">
            <w:pPr>
              <w:tabs>
                <w:tab w:val="left" w:pos="284"/>
                <w:tab w:val="left" w:pos="567"/>
              </w:tabs>
              <w:spacing w:after="60" w:line="276" w:lineRule="auto"/>
              <w:rPr>
                <w:rFonts w:ascii="Times New Roman" w:hAnsi="Times New Roman"/>
                <w:b/>
                <w:sz w:val="26"/>
                <w:szCs w:val="26"/>
              </w:rPr>
            </w:pPr>
            <w:r>
              <w:rPr>
                <w:rFonts w:ascii="Times New Roman" w:hAnsi="Times New Roman"/>
                <w:b/>
                <w:sz w:val="26"/>
                <w:szCs w:val="26"/>
              </w:rPr>
              <w:t>:</w:t>
            </w:r>
          </w:p>
        </w:tc>
        <w:tc>
          <w:tcPr>
            <w:tcW w:w="6227" w:type="dxa"/>
            <w:gridSpan w:val="3"/>
          </w:tcPr>
          <w:p w14:paraId="423661CD" w14:textId="4303D59D" w:rsidR="00B85BD0" w:rsidRPr="00853FC4" w:rsidRDefault="00C1269F" w:rsidP="0075380C">
            <w:pPr>
              <w:tabs>
                <w:tab w:val="left" w:pos="284"/>
                <w:tab w:val="left" w:pos="567"/>
              </w:tabs>
              <w:spacing w:after="60" w:line="276" w:lineRule="auto"/>
              <w:rPr>
                <w:rFonts w:ascii="Times New Roman" w:hAnsi="Times New Roman"/>
                <w:b/>
                <w:sz w:val="26"/>
                <w:szCs w:val="26"/>
              </w:rPr>
            </w:pPr>
            <w:r>
              <w:rPr>
                <w:rFonts w:ascii="Times New Roman" w:hAnsi="Times New Roman"/>
                <w:b/>
                <w:sz w:val="26"/>
                <w:szCs w:val="26"/>
              </w:rPr>
              <w:t>CÔNG TY TNHH DS CORPORATION</w:t>
            </w:r>
          </w:p>
        </w:tc>
      </w:tr>
      <w:tr w:rsidR="00B85BD0" w:rsidRPr="00853FC4" w14:paraId="6DCACB80" w14:textId="77777777" w:rsidTr="00FF5620">
        <w:trPr>
          <w:trHeight w:val="235"/>
        </w:trPr>
        <w:tc>
          <w:tcPr>
            <w:tcW w:w="2985" w:type="dxa"/>
          </w:tcPr>
          <w:p w14:paraId="72AE8451" w14:textId="77777777" w:rsidR="00B85BD0" w:rsidRPr="00853FC4" w:rsidRDefault="00B85BD0"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Mã số thuế</w:t>
            </w:r>
          </w:p>
        </w:tc>
        <w:tc>
          <w:tcPr>
            <w:tcW w:w="427" w:type="dxa"/>
          </w:tcPr>
          <w:p w14:paraId="2C171CE0" w14:textId="77777777" w:rsidR="00B85BD0" w:rsidRPr="00853FC4" w:rsidRDefault="00B85BD0"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w:t>
            </w:r>
          </w:p>
        </w:tc>
        <w:tc>
          <w:tcPr>
            <w:tcW w:w="6227" w:type="dxa"/>
            <w:gridSpan w:val="3"/>
          </w:tcPr>
          <w:p w14:paraId="0DBB8430" w14:textId="5A96D4E5" w:rsidR="00B85BD0" w:rsidRPr="00853FC4" w:rsidRDefault="00C1269F"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0111537512</w:t>
            </w:r>
          </w:p>
        </w:tc>
      </w:tr>
      <w:tr w:rsidR="00B85BD0" w:rsidRPr="00853FC4" w14:paraId="2E455E94" w14:textId="77777777" w:rsidTr="00FF5620">
        <w:trPr>
          <w:trHeight w:val="235"/>
        </w:trPr>
        <w:tc>
          <w:tcPr>
            <w:tcW w:w="2985" w:type="dxa"/>
          </w:tcPr>
          <w:p w14:paraId="17EDD1D5" w14:textId="77777777" w:rsidR="00B85BD0" w:rsidRPr="00853FC4" w:rsidRDefault="00B85BD0"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Địa chỉ</w:t>
            </w:r>
          </w:p>
        </w:tc>
        <w:tc>
          <w:tcPr>
            <w:tcW w:w="427" w:type="dxa"/>
          </w:tcPr>
          <w:p w14:paraId="19979440" w14:textId="77777777" w:rsidR="00B85BD0" w:rsidRPr="00853FC4" w:rsidRDefault="00B85BD0"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w:t>
            </w:r>
          </w:p>
        </w:tc>
        <w:tc>
          <w:tcPr>
            <w:tcW w:w="6227" w:type="dxa"/>
            <w:gridSpan w:val="3"/>
          </w:tcPr>
          <w:p w14:paraId="671F13BE" w14:textId="23A128BE" w:rsidR="00B85BD0" w:rsidRPr="00853FC4" w:rsidRDefault="00C1269F"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Tầng 4, Tòa nhà Sannam, số 78 phố Duy Tân, Phường Cầu Giấy, Thành phố Hà Nội, Việt Nam</w:t>
            </w:r>
          </w:p>
        </w:tc>
      </w:tr>
      <w:tr w:rsidR="007D19A3" w:rsidRPr="00853FC4" w14:paraId="0EE2E2C3" w14:textId="77777777" w:rsidTr="00FF5620">
        <w:trPr>
          <w:trHeight w:val="235"/>
        </w:trPr>
        <w:tc>
          <w:tcPr>
            <w:tcW w:w="2985" w:type="dxa"/>
          </w:tcPr>
          <w:p w14:paraId="364A2597" w14:textId="77777777" w:rsidR="007D19A3" w:rsidRPr="00853FC4" w:rsidRDefault="007D19A3"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Điện thoại</w:t>
            </w:r>
          </w:p>
        </w:tc>
        <w:tc>
          <w:tcPr>
            <w:tcW w:w="427" w:type="dxa"/>
          </w:tcPr>
          <w:p w14:paraId="5590D2D1" w14:textId="77777777" w:rsidR="007D19A3" w:rsidRPr="00853FC4" w:rsidRDefault="007D19A3"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w:t>
            </w:r>
          </w:p>
        </w:tc>
        <w:tc>
          <w:tcPr>
            <w:tcW w:w="3109" w:type="dxa"/>
            <w:gridSpan w:val="2"/>
          </w:tcPr>
          <w:p w14:paraId="2FF48846" w14:textId="5D5D077D" w:rsidR="007D19A3" w:rsidRPr="00853FC4" w:rsidRDefault="00FF5620"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0912789788</w:t>
            </w:r>
          </w:p>
        </w:tc>
        <w:tc>
          <w:tcPr>
            <w:tcW w:w="3118" w:type="dxa"/>
          </w:tcPr>
          <w:p w14:paraId="531CB1EE" w14:textId="77777777" w:rsidR="007D19A3" w:rsidRPr="00853FC4" w:rsidRDefault="007D19A3" w:rsidP="0075380C">
            <w:pPr>
              <w:tabs>
                <w:tab w:val="left" w:pos="284"/>
                <w:tab w:val="left" w:pos="567"/>
              </w:tabs>
              <w:spacing w:after="60" w:line="276" w:lineRule="auto"/>
              <w:rPr>
                <w:rFonts w:ascii="Times New Roman" w:hAnsi="Times New Roman"/>
                <w:sz w:val="26"/>
                <w:szCs w:val="26"/>
              </w:rPr>
            </w:pPr>
          </w:p>
        </w:tc>
      </w:tr>
      <w:tr w:rsidR="00950E52" w:rsidRPr="00853FC4" w14:paraId="78EF5FC7" w14:textId="77777777" w:rsidTr="00FF5620">
        <w:trPr>
          <w:trHeight w:val="151"/>
          <w:ins w:id="9017" w:author="DS Corporation" w:date="2026-10-09T09:00:00Z"/>
        </w:trPr>
        <w:tc>
          <w:tcPr>
            <w:tcW w:w="2985" w:type="dxa"/>
          </w:tcPr>
          <w:p w14:paraId="1801BB73" w14:textId="77777777" w:rsidR="00950E52" w:rsidRPr="00853FC4" w:rsidRDefault="00950E52" w:rsidP="0075380C">
            <w:pPr>
              <w:tabs>
                <w:tab w:val="left" w:pos="284"/>
                <w:tab w:val="left" w:pos="567"/>
              </w:tabs>
              <w:spacing w:after="60" w:line="276" w:lineRule="auto"/>
              <w:rPr>
                <w:ins w:id="9018" w:author="DS Corporation" w:date="2026-10-09T09:00:00Z"/>
                <w:rFonts w:ascii="Times New Roman" w:hAnsi="Times New Roman"/>
                <w:sz w:val="26"/>
                <w:szCs w:val="26"/>
              </w:rPr>
            </w:pPr>
            <w:ins w:id="9019" w:author="DS Corporation" w:date="2026-10-09T09:00:00Z">
              <w:r>
                <w:rPr>
                  <w:rFonts w:ascii="Times New Roman" w:hAnsi="Times New Roman"/>
                  <w:sz w:val="26"/>
                  <w:szCs w:val="26"/>
                </w:rPr>
                <w:t>Tài khoản số</w:t>
              </w:r>
            </w:ins>
          </w:p>
        </w:tc>
        <w:tc>
          <w:tcPr>
            <w:tcW w:w="427" w:type="dxa"/>
          </w:tcPr>
          <w:p w14:paraId="1580F4F6" w14:textId="77777777" w:rsidR="00950E52" w:rsidRPr="00853FC4" w:rsidRDefault="00950E52" w:rsidP="0075380C">
            <w:pPr>
              <w:tabs>
                <w:tab w:val="left" w:pos="284"/>
                <w:tab w:val="left" w:pos="567"/>
              </w:tabs>
              <w:spacing w:after="60" w:line="276" w:lineRule="auto"/>
              <w:rPr>
                <w:ins w:id="9020" w:author="DS Corporation" w:date="2026-10-09T09:00:00Z"/>
                <w:rFonts w:ascii="Times New Roman" w:hAnsi="Times New Roman"/>
                <w:sz w:val="26"/>
                <w:szCs w:val="26"/>
              </w:rPr>
            </w:pPr>
            <w:ins w:id="9021" w:author="DS Corporation" w:date="2026-10-09T09:00:00Z">
              <w:r>
                <w:rPr>
                  <w:rFonts w:ascii="Times New Roman" w:hAnsi="Times New Roman"/>
                  <w:sz w:val="26"/>
                  <w:szCs w:val="26"/>
                </w:rPr>
                <w:t>:</w:t>
              </w:r>
            </w:ins>
          </w:p>
        </w:tc>
        <w:tc>
          <w:tcPr>
            <w:tcW w:w="6227" w:type="dxa"/>
            <w:gridSpan w:val="3"/>
          </w:tcPr>
          <w:p w14:paraId="0F422E1A" w14:textId="77777777" w:rsidR="00950E52" w:rsidRPr="00853FC4" w:rsidRDefault="00730951" w:rsidP="0075380C">
            <w:pPr>
              <w:spacing w:line="276" w:lineRule="auto"/>
              <w:rPr>
                <w:ins w:id="9022" w:author="DS Corporation" w:date="2026-10-09T09:00:00Z"/>
                <w:rFonts w:ascii="Times New Roman" w:hAnsi="Times New Roman"/>
                <w:sz w:val="26"/>
                <w:szCs w:val="26"/>
                <w:lang w:val="pt-BR"/>
              </w:rPr>
            </w:pPr>
            <w:ins w:id="9023" w:author="DS Corporation" w:date="2026-10-09T09:00:00Z">
              <w:r>
                <w:rPr>
                  <w:rFonts w:ascii="Times New Roman" w:hAnsi="Times New Roman"/>
                  <w:sz w:val="26"/>
                  <w:szCs w:val="26"/>
                  <w:lang w:val="pt-BR"/>
                </w:rPr>
                <w:t>[●] tại Ngân hàng [●]</w:t>
              </w:r>
            </w:ins>
          </w:p>
        </w:tc>
      </w:tr>
      <w:tr w:rsidR="007D19A3" w:rsidRPr="00853FC4" w14:paraId="6B754191" w14:textId="77777777" w:rsidTr="00FF5620">
        <w:trPr>
          <w:trHeight w:val="291"/>
        </w:trPr>
        <w:tc>
          <w:tcPr>
            <w:tcW w:w="2985" w:type="dxa"/>
          </w:tcPr>
          <w:p w14:paraId="31220A83" w14:textId="77777777" w:rsidR="007D19A3" w:rsidRPr="00853FC4" w:rsidRDefault="007D19A3"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Đại diện bởi</w:t>
            </w:r>
          </w:p>
        </w:tc>
        <w:tc>
          <w:tcPr>
            <w:tcW w:w="427" w:type="dxa"/>
          </w:tcPr>
          <w:p w14:paraId="01FA1BDC" w14:textId="77777777" w:rsidR="007D19A3" w:rsidRPr="00853FC4" w:rsidRDefault="007D19A3"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w:t>
            </w:r>
          </w:p>
        </w:tc>
        <w:tc>
          <w:tcPr>
            <w:tcW w:w="3109" w:type="dxa"/>
            <w:gridSpan w:val="2"/>
          </w:tcPr>
          <w:p w14:paraId="730B7959" w14:textId="391E325C" w:rsidR="007D19A3" w:rsidRPr="00853FC4" w:rsidRDefault="009B722E" w:rsidP="0075380C">
            <w:pPr>
              <w:tabs>
                <w:tab w:val="left" w:pos="1060"/>
              </w:tabs>
              <w:spacing w:after="60" w:line="276" w:lineRule="auto"/>
              <w:rPr>
                <w:rFonts w:ascii="Times New Roman" w:hAnsi="Times New Roman"/>
                <w:bCs/>
                <w:sz w:val="26"/>
                <w:szCs w:val="26"/>
              </w:rPr>
            </w:pPr>
            <w:r>
              <w:rPr>
                <w:rFonts w:ascii="Times New Roman" w:hAnsi="Times New Roman"/>
                <w:b/>
                <w:bCs/>
                <w:sz w:val="26"/>
                <w:szCs w:val="26"/>
              </w:rPr>
              <w:t>Bà</w:t>
            </w:r>
            <w:r>
              <w:rPr>
                <w:rFonts w:ascii="Times New Roman" w:hAnsi="Times New Roman"/>
                <w:bCs/>
                <w:sz w:val="26"/>
                <w:szCs w:val="26"/>
              </w:rPr>
              <w:t xml:space="preserve"> Trương Ngọc Ánh</w:t>
            </w:r>
          </w:p>
        </w:tc>
        <w:tc>
          <w:tcPr>
            <w:tcW w:w="3118" w:type="dxa"/>
          </w:tcPr>
          <w:p w14:paraId="1A3B2E8B" w14:textId="1EBBD6F3" w:rsidR="007D19A3" w:rsidRPr="00853FC4" w:rsidRDefault="007D19A3" w:rsidP="0075380C">
            <w:pPr>
              <w:tabs>
                <w:tab w:val="left" w:pos="1060"/>
              </w:tabs>
              <w:spacing w:after="60" w:line="276" w:lineRule="auto"/>
              <w:rPr>
                <w:rFonts w:ascii="Times New Roman" w:hAnsi="Times New Roman"/>
                <w:sz w:val="26"/>
                <w:szCs w:val="26"/>
                <w:lang w:val="pt-BR"/>
              </w:rPr>
            </w:pPr>
            <w:r>
              <w:rPr>
                <w:rFonts w:ascii="Times New Roman" w:hAnsi="Times New Roman"/>
                <w:sz w:val="26"/>
                <w:szCs w:val="26"/>
                <w:lang w:val="pt-BR"/>
              </w:rPr>
              <w:t xml:space="preserve">Chức vụ: Tổng Giám đốc</w:t>
            </w:r>
          </w:p>
        </w:tc>
      </w:tr>
      <w:tr w:rsidR="007D19A3" w:rsidRPr="00853FC4" w14:paraId="0A9DE548" w14:textId="77777777" w:rsidTr="00FF5620">
        <w:trPr>
          <w:gridAfter w:val="2"/>
          <w:wAfter w:w="5113" w:type="dxa"/>
          <w:trHeight w:val="706"/>
        </w:trPr>
        <w:tc>
          <w:tcPr>
            <w:tcW w:w="4526" w:type="dxa"/>
            <w:gridSpan w:val="3"/>
          </w:tcPr>
          <w:p w14:paraId="0C6144ED" w14:textId="784A6239" w:rsidR="007D19A3" w:rsidRPr="00853FC4" w:rsidRDefault="007D19A3" w:rsidP="0075380C">
            <w:pPr>
              <w:tabs>
                <w:tab w:val="left" w:pos="284"/>
                <w:tab w:val="left" w:pos="567"/>
              </w:tabs>
              <w:spacing w:after="60" w:line="276" w:lineRule="auto"/>
              <w:rPr>
                <w:rFonts w:ascii="Times New Roman" w:hAnsi="Times New Roman"/>
                <w:sz w:val="26"/>
                <w:szCs w:val="26"/>
              </w:rPr>
            </w:pPr>
            <w:r>
              <w:rPr>
                <w:rFonts w:ascii="Times New Roman" w:hAnsi="Times New Roman"/>
                <w:sz w:val="26"/>
                <w:szCs w:val="26"/>
              </w:rPr>
              <w:t xml:space="preserve">(Sau đây gọi là “</w:t>
            </w:r>
            <w:del w:id="9237" w:author="DS Corporation" w:date="2026-10-09T09:00:00Z">
              <w:r>
                <w:rPr>
                  <w:rFonts w:ascii="Times New Roman" w:hAnsi="Times New Roman"/>
                  <w:sz w:val="26"/>
                  <w:szCs w:val="26"/>
                </w:rPr>
                <w:delText xml:space="preserve">Bên B</w:delText>
              </w:r>
            </w:del>
            <w:ins w:id="9238" w:author="DS Corporation" w:date="2026-10-09T09:00:00Z">
              <w:r>
                <w:rPr>
                  <w:rFonts w:ascii="Times New Roman" w:hAnsi="Times New Roman"/>
                  <w:sz w:val="26"/>
                  <w:szCs w:val="26"/>
                </w:rPr>
                <w:t xml:space="preserve">Bên A</w:t>
              </w:r>
            </w:ins>
            <w:r>
              <w:rPr>
                <w:rFonts w:ascii="Times New Roman" w:hAnsi="Times New Roman"/>
                <w:sz w:val="26"/>
                <w:szCs w:val="26"/>
              </w:rPr>
              <w:t xml:space="preserve">”)</w:t>
            </w:r>
          </w:p>
        </w:tc>
      </w:tr>
      <w:tr w:rsidR="00290AAE" w:rsidRPr="00853FC4" w14:paraId="0C021781" w14:textId="77777777" w:rsidTr="00FF5620">
        <w:trPr>
          <w:trHeight w:val="159"/>
          <w:ins w:id="9024" w:author="DS Corporation" w:date="2026-10-09T09:00:00Z"/>
        </w:trPr>
        <w:tc>
          <w:tcPr>
            <w:tcW w:w="2985" w:type="dxa"/>
          </w:tcPr>
          <w:p w14:paraId="0B0091D6" w14:textId="1B1CA512" w:rsidR="00290AAE" w:rsidRPr="00853FC4" w:rsidRDefault="00AE619F" w:rsidP="0075380C">
            <w:pPr>
              <w:tabs>
                <w:tab w:val="left" w:pos="284"/>
                <w:tab w:val="left" w:pos="567"/>
              </w:tabs>
              <w:spacing w:after="60" w:line="276" w:lineRule="auto"/>
              <w:rPr>
                <w:ins w:id="9025" w:author="DS Corporation" w:date="2026-10-09T09:00:00Z"/>
                <w:rFonts w:ascii="Times New Roman" w:hAnsi="Times New Roman"/>
                <w:b/>
                <w:sz w:val="26"/>
                <w:szCs w:val="26"/>
              </w:rPr>
            </w:pPr>
            <w:ins w:id="9026" w:author="DS Corporation" w:date="2026-10-09T09:00:00Z">
              <w:r>
                <w:rPr>
                  <w:rFonts w:ascii="Times New Roman" w:hAnsi="Times New Roman"/>
                  <w:b/>
                  <w:sz w:val="26"/>
                  <w:szCs w:val="26"/>
                </w:rPr>
                <w:t xml:space="preserve">BÊN NHẬN GIA CÔNG</w:t>
              </w:r>
            </w:ins>
          </w:p>
        </w:tc>
        <w:tc>
          <w:tcPr>
            <w:tcW w:w="427" w:type="dxa"/>
          </w:tcPr>
          <w:p w14:paraId="2FE771C5" w14:textId="77777777" w:rsidR="00290AAE" w:rsidRPr="00853FC4" w:rsidRDefault="00290AAE" w:rsidP="0075380C">
            <w:pPr>
              <w:tabs>
                <w:tab w:val="left" w:pos="284"/>
                <w:tab w:val="left" w:pos="567"/>
              </w:tabs>
              <w:spacing w:after="60" w:line="276" w:lineRule="auto"/>
              <w:rPr>
                <w:ins w:id="9027" w:author="DS Corporation" w:date="2026-10-09T09:00:00Z"/>
                <w:rFonts w:ascii="Times New Roman" w:hAnsi="Times New Roman"/>
                <w:b/>
                <w:bCs/>
                <w:sz w:val="26"/>
                <w:szCs w:val="26"/>
              </w:rPr>
            </w:pPr>
            <w:ins w:id="9028" w:author="DS Corporation" w:date="2026-10-09T09:00:00Z">
              <w:r>
                <w:rPr>
                  <w:rFonts w:ascii="Times New Roman" w:hAnsi="Times New Roman"/>
                  <w:b/>
                  <w:bCs/>
                  <w:sz w:val="26"/>
                  <w:szCs w:val="26"/>
                </w:rPr>
                <w:t>:</w:t>
              </w:r>
            </w:ins>
          </w:p>
        </w:tc>
        <w:tc>
          <w:tcPr>
            <w:tcW w:w="6227" w:type="dxa"/>
            <w:gridSpan w:val="3"/>
          </w:tcPr>
          <w:p w14:paraId="5D0460CA" w14:textId="77777777" w:rsidR="00290AAE" w:rsidRPr="00853FC4" w:rsidRDefault="00290AAE" w:rsidP="0075380C">
            <w:pPr>
              <w:tabs>
                <w:tab w:val="left" w:pos="284"/>
                <w:tab w:val="left" w:pos="567"/>
              </w:tabs>
              <w:spacing w:after="60" w:line="276" w:lineRule="auto"/>
              <w:rPr>
                <w:ins w:id="9029" w:author="DS Corporation" w:date="2026-10-09T09:00:00Z"/>
                <w:rFonts w:ascii="Times New Roman" w:hAnsi="Times New Roman"/>
                <w:b/>
                <w:bCs/>
                <w:sz w:val="26"/>
                <w:szCs w:val="26"/>
                <w:lang w:val="pt-BR"/>
              </w:rPr>
            </w:pPr>
            <w:ins w:id="9030" w:author="DS Corporation" w:date="2026-10-09T09:00:00Z">
              <w:r>
                <w:rPr>
                  <w:rFonts w:ascii="Times New Roman" w:hAnsi="Times New Roman"/>
                  <w:b/>
                  <w:sz w:val="26"/>
                  <w:szCs w:val="26"/>
                </w:rPr>
                <w:t>CÔNG TY TNHH HÓA DƯỢC SHIZENCOS</w:t>
              </w:r>
            </w:ins>
          </w:p>
        </w:tc>
      </w:tr>
      <w:tr w:rsidR="00290AAE" w:rsidRPr="00853FC4" w14:paraId="7AD62EC9" w14:textId="77777777" w:rsidTr="00FF5620">
        <w:trPr>
          <w:trHeight w:val="235"/>
          <w:ins w:id="9031" w:author="DS Corporation" w:date="2026-10-09T09:00:00Z"/>
        </w:trPr>
        <w:tc>
          <w:tcPr>
            <w:tcW w:w="2985" w:type="dxa"/>
          </w:tcPr>
          <w:p w14:paraId="474C557A" w14:textId="77777777" w:rsidR="00290AAE" w:rsidRPr="00853FC4" w:rsidRDefault="00290AAE" w:rsidP="0075380C">
            <w:pPr>
              <w:tabs>
                <w:tab w:val="left" w:pos="284"/>
                <w:tab w:val="left" w:pos="567"/>
              </w:tabs>
              <w:spacing w:after="60" w:line="276" w:lineRule="auto"/>
              <w:rPr>
                <w:ins w:id="9032" w:author="DS Corporation" w:date="2026-10-09T09:00:00Z"/>
                <w:rFonts w:ascii="Times New Roman" w:hAnsi="Times New Roman"/>
                <w:sz w:val="26"/>
                <w:szCs w:val="26"/>
              </w:rPr>
            </w:pPr>
            <w:ins w:id="9033" w:author="DS Corporation" w:date="2026-10-09T09:00:00Z">
              <w:r>
                <w:rPr>
                  <w:rFonts w:ascii="Times New Roman" w:hAnsi="Times New Roman"/>
                  <w:sz w:val="26"/>
                  <w:szCs w:val="26"/>
                </w:rPr>
                <w:t>Mã số thuế</w:t>
              </w:r>
            </w:ins>
          </w:p>
        </w:tc>
        <w:tc>
          <w:tcPr>
            <w:tcW w:w="427" w:type="dxa"/>
          </w:tcPr>
          <w:p w14:paraId="56780A34" w14:textId="77777777" w:rsidR="00290AAE" w:rsidRPr="00853FC4" w:rsidRDefault="00290AAE" w:rsidP="0075380C">
            <w:pPr>
              <w:tabs>
                <w:tab w:val="left" w:pos="284"/>
                <w:tab w:val="left" w:pos="567"/>
              </w:tabs>
              <w:spacing w:after="60" w:line="276" w:lineRule="auto"/>
              <w:rPr>
                <w:ins w:id="9034" w:author="DS Corporation" w:date="2026-10-09T09:00:00Z"/>
                <w:rFonts w:ascii="Times New Roman" w:hAnsi="Times New Roman"/>
                <w:sz w:val="26"/>
                <w:szCs w:val="26"/>
              </w:rPr>
            </w:pPr>
            <w:ins w:id="9035" w:author="DS Corporation" w:date="2026-10-09T09:00:00Z">
              <w:r>
                <w:rPr>
                  <w:rFonts w:ascii="Times New Roman" w:hAnsi="Times New Roman"/>
                  <w:sz w:val="26"/>
                  <w:szCs w:val="26"/>
                </w:rPr>
                <w:t>:</w:t>
              </w:r>
            </w:ins>
          </w:p>
        </w:tc>
        <w:tc>
          <w:tcPr>
            <w:tcW w:w="6227" w:type="dxa"/>
            <w:gridSpan w:val="3"/>
          </w:tcPr>
          <w:p w14:paraId="562C4169" w14:textId="77777777" w:rsidR="00290AAE" w:rsidRPr="00853FC4" w:rsidRDefault="00290AAE" w:rsidP="0075380C">
            <w:pPr>
              <w:tabs>
                <w:tab w:val="left" w:pos="284"/>
                <w:tab w:val="left" w:pos="567"/>
              </w:tabs>
              <w:spacing w:after="60" w:line="276" w:lineRule="auto"/>
              <w:rPr>
                <w:ins w:id="9036" w:author="DS Corporation" w:date="2026-10-09T09:00:00Z"/>
                <w:rFonts w:ascii="Times New Roman" w:hAnsi="Times New Roman"/>
                <w:bCs/>
                <w:sz w:val="26"/>
                <w:szCs w:val="26"/>
                <w:lang w:val="pt-BR"/>
              </w:rPr>
            </w:pPr>
            <w:ins w:id="9037" w:author="DS Corporation" w:date="2026-10-09T09:00:00Z">
              <w:r>
                <w:rPr>
                  <w:rFonts w:ascii="Times New Roman" w:hAnsi="Times New Roman"/>
                  <w:sz w:val="26"/>
                  <w:szCs w:val="26"/>
                </w:rPr>
                <w:t>0314209179</w:t>
              </w:r>
            </w:ins>
          </w:p>
        </w:tc>
      </w:tr>
      <w:tr w:rsidR="00290AAE" w:rsidRPr="00853FC4" w14:paraId="7E95098C" w14:textId="77777777" w:rsidTr="00FF5620">
        <w:trPr>
          <w:trHeight w:val="84"/>
          <w:ins w:id="9038" w:author="DS Corporation" w:date="2026-10-09T09:00:00Z"/>
        </w:trPr>
        <w:tc>
          <w:tcPr>
            <w:tcW w:w="2985" w:type="dxa"/>
          </w:tcPr>
          <w:p w14:paraId="05CDC677" w14:textId="77777777" w:rsidR="00290AAE" w:rsidRPr="00853FC4" w:rsidRDefault="00290AAE" w:rsidP="0075380C">
            <w:pPr>
              <w:tabs>
                <w:tab w:val="left" w:pos="284"/>
                <w:tab w:val="left" w:pos="567"/>
              </w:tabs>
              <w:spacing w:after="60" w:line="276" w:lineRule="auto"/>
              <w:rPr>
                <w:ins w:id="9039" w:author="DS Corporation" w:date="2026-10-09T09:00:00Z"/>
                <w:rFonts w:ascii="Times New Roman" w:hAnsi="Times New Roman"/>
                <w:sz w:val="26"/>
                <w:szCs w:val="26"/>
              </w:rPr>
            </w:pPr>
            <w:ins w:id="9040" w:author="DS Corporation" w:date="2026-10-09T09:00:00Z">
              <w:r>
                <w:rPr>
                  <w:rFonts w:ascii="Times New Roman" w:hAnsi="Times New Roman"/>
                  <w:sz w:val="26"/>
                  <w:szCs w:val="26"/>
                </w:rPr>
                <w:t>Địa chỉ trụ sở</w:t>
              </w:r>
            </w:ins>
          </w:p>
        </w:tc>
        <w:tc>
          <w:tcPr>
            <w:tcW w:w="427" w:type="dxa"/>
          </w:tcPr>
          <w:p w14:paraId="42437702" w14:textId="77777777" w:rsidR="00290AAE" w:rsidRPr="00853FC4" w:rsidRDefault="00290AAE" w:rsidP="0075380C">
            <w:pPr>
              <w:tabs>
                <w:tab w:val="left" w:pos="284"/>
                <w:tab w:val="left" w:pos="567"/>
              </w:tabs>
              <w:spacing w:after="60" w:line="276" w:lineRule="auto"/>
              <w:rPr>
                <w:ins w:id="9041" w:author="DS Corporation" w:date="2026-10-09T09:00:00Z"/>
                <w:rFonts w:ascii="Times New Roman" w:hAnsi="Times New Roman"/>
                <w:sz w:val="26"/>
                <w:szCs w:val="26"/>
              </w:rPr>
            </w:pPr>
            <w:ins w:id="9042" w:author="DS Corporation" w:date="2026-10-09T09:00:00Z">
              <w:r>
                <w:rPr>
                  <w:rFonts w:ascii="Times New Roman" w:hAnsi="Times New Roman"/>
                  <w:sz w:val="26"/>
                  <w:szCs w:val="26"/>
                </w:rPr>
                <w:t>:</w:t>
              </w:r>
            </w:ins>
          </w:p>
        </w:tc>
        <w:tc>
          <w:tcPr>
            <w:tcW w:w="6227" w:type="dxa"/>
            <w:gridSpan w:val="3"/>
          </w:tcPr>
          <w:p w14:paraId="31394EE9" w14:textId="77777777" w:rsidR="00290AAE" w:rsidRPr="00853FC4" w:rsidRDefault="00290AAE" w:rsidP="0075380C">
            <w:pPr>
              <w:tabs>
                <w:tab w:val="left" w:pos="284"/>
                <w:tab w:val="left" w:pos="567"/>
              </w:tabs>
              <w:spacing w:after="60" w:line="276" w:lineRule="auto"/>
              <w:rPr>
                <w:ins w:id="9043" w:author="DS Corporation" w:date="2026-10-09T09:00:00Z"/>
                <w:rFonts w:ascii="Times New Roman" w:hAnsi="Times New Roman"/>
                <w:sz w:val="26"/>
                <w:szCs w:val="26"/>
                <w:lang w:val="vi-VN"/>
              </w:rPr>
            </w:pPr>
            <w:ins w:id="9044" w:author="DS Corporation" w:date="2026-10-09T09:00:00Z">
              <w:r>
                <w:rPr>
                  <w:rFonts w:ascii="Times New Roman" w:hAnsi="Times New Roman"/>
                  <w:sz w:val="26"/>
                  <w:szCs w:val="26"/>
                </w:rPr>
                <w:t xml:space="preserve">43D/6 Hồ Văn Huê, Phường Đức Nhuận, Thành phố Hồ Chí Minh, Việt Nam</w:t>
              </w:r>
            </w:ins>
          </w:p>
        </w:tc>
      </w:tr>
      <w:tr w:rsidR="00290AAE" w:rsidRPr="00853FC4" w14:paraId="1ED978F3" w14:textId="77777777" w:rsidTr="00FF5620">
        <w:trPr>
          <w:trHeight w:val="226"/>
          <w:ins w:id="9045" w:author="DS Corporation" w:date="2026-10-09T09:00:00Z"/>
        </w:trPr>
        <w:tc>
          <w:tcPr>
            <w:tcW w:w="2985" w:type="dxa"/>
          </w:tcPr>
          <w:p w14:paraId="369C35F2" w14:textId="77777777" w:rsidR="00290AAE" w:rsidRPr="00853FC4" w:rsidRDefault="00290AAE" w:rsidP="0075380C">
            <w:pPr>
              <w:tabs>
                <w:tab w:val="left" w:pos="284"/>
                <w:tab w:val="left" w:pos="567"/>
              </w:tabs>
              <w:spacing w:after="60" w:line="276" w:lineRule="auto"/>
              <w:rPr>
                <w:ins w:id="9046" w:author="DS Corporation" w:date="2026-10-09T09:00:00Z"/>
                <w:rFonts w:ascii="Times New Roman" w:hAnsi="Times New Roman"/>
                <w:sz w:val="26"/>
                <w:szCs w:val="26"/>
              </w:rPr>
            </w:pPr>
            <w:ins w:id="9047" w:author="DS Corporation" w:date="2026-10-09T09:00:00Z">
              <w:r>
                <w:rPr>
                  <w:rFonts w:ascii="Times New Roman" w:hAnsi="Times New Roman"/>
                  <w:sz w:val="26"/>
                  <w:szCs w:val="26"/>
                </w:rPr>
                <w:t>Điện thoại</w:t>
              </w:r>
            </w:ins>
          </w:p>
        </w:tc>
        <w:tc>
          <w:tcPr>
            <w:tcW w:w="427" w:type="dxa"/>
          </w:tcPr>
          <w:p w14:paraId="21CE68F2" w14:textId="77777777" w:rsidR="00290AAE" w:rsidRPr="00853FC4" w:rsidRDefault="00290AAE" w:rsidP="0075380C">
            <w:pPr>
              <w:tabs>
                <w:tab w:val="left" w:pos="284"/>
                <w:tab w:val="left" w:pos="567"/>
              </w:tabs>
              <w:spacing w:after="60" w:line="276" w:lineRule="auto"/>
              <w:rPr>
                <w:ins w:id="9048" w:author="DS Corporation" w:date="2026-10-09T09:00:00Z"/>
                <w:rFonts w:ascii="Times New Roman" w:hAnsi="Times New Roman"/>
                <w:sz w:val="26"/>
                <w:szCs w:val="26"/>
              </w:rPr>
            </w:pPr>
            <w:ins w:id="9049" w:author="DS Corporation" w:date="2026-10-09T09:00:00Z">
              <w:r>
                <w:rPr>
                  <w:rFonts w:ascii="Times New Roman" w:hAnsi="Times New Roman"/>
                  <w:sz w:val="26"/>
                  <w:szCs w:val="26"/>
                </w:rPr>
                <w:t>:</w:t>
              </w:r>
            </w:ins>
          </w:p>
        </w:tc>
        <w:tc>
          <w:tcPr>
            <w:tcW w:w="3109" w:type="dxa"/>
            <w:gridSpan w:val="2"/>
          </w:tcPr>
          <w:p w14:paraId="069CD233" w14:textId="77777777" w:rsidR="00290AAE" w:rsidRPr="00853FC4" w:rsidRDefault="00290AAE" w:rsidP="0075380C">
            <w:pPr>
              <w:tabs>
                <w:tab w:val="left" w:pos="284"/>
                <w:tab w:val="left" w:pos="567"/>
              </w:tabs>
              <w:spacing w:after="60" w:line="276" w:lineRule="auto"/>
              <w:rPr>
                <w:ins w:id="9050" w:author="DS Corporation" w:date="2026-10-09T09:00:00Z"/>
                <w:rFonts w:ascii="Times New Roman" w:hAnsi="Times New Roman"/>
                <w:sz w:val="26"/>
                <w:szCs w:val="26"/>
              </w:rPr>
            </w:pPr>
            <w:ins w:id="9051" w:author="DS Corporation" w:date="2026-10-09T09:00:00Z">
              <w:r>
                <w:rPr>
                  <w:rFonts w:ascii="Times New Roman" w:hAnsi="Times New Roman"/>
                  <w:sz w:val="26"/>
                  <w:szCs w:val="26"/>
                </w:rPr>
                <w:t>028 3636 8418</w:t>
              </w:r>
            </w:ins>
          </w:p>
        </w:tc>
        <w:tc>
          <w:tcPr>
            <w:tcW w:w="3118" w:type="dxa"/>
          </w:tcPr>
          <w:p w14:paraId="4938B08A" w14:textId="77777777" w:rsidR="00290AAE" w:rsidRPr="00853FC4" w:rsidRDefault="00290AAE" w:rsidP="0075380C">
            <w:pPr>
              <w:tabs>
                <w:tab w:val="left" w:pos="284"/>
                <w:tab w:val="left" w:pos="567"/>
              </w:tabs>
              <w:spacing w:after="60" w:line="276" w:lineRule="auto"/>
              <w:rPr>
                <w:ins w:id="9052" w:author="DS Corporation" w:date="2026-10-09T09:00:00Z"/>
                <w:rFonts w:ascii="Times New Roman" w:hAnsi="Times New Roman"/>
                <w:sz w:val="26"/>
                <w:szCs w:val="26"/>
                <w:lang w:val="pt-BR"/>
              </w:rPr>
            </w:pPr>
            <w:ins w:id="9053" w:author="DS Corporation" w:date="2026-10-09T09:00:00Z">
              <w:r>
                <w:rPr>
                  <w:rFonts w:ascii="Times New Roman" w:hAnsi="Times New Roman"/>
                  <w:sz w:val="26"/>
                  <w:szCs w:val="26"/>
                  <w:lang w:val="pt-BR"/>
                </w:rPr>
                <w:t xml:space="preserve">Fax: </w:t>
              </w:r>
            </w:ins>
          </w:p>
        </w:tc>
      </w:tr>
      <w:tr w:rsidR="00950E52" w:rsidRPr="00853FC4" w14:paraId="78EF5FC7" w14:textId="77777777" w:rsidTr="00FF5620">
        <w:trPr>
          <w:trHeight w:val="151"/>
          <w:ins w:id="9054" w:author="DS Corporation" w:date="2026-10-09T09:00:00Z"/>
        </w:trPr>
        <w:tc>
          <w:tcPr>
            <w:tcW w:w="2985" w:type="dxa"/>
          </w:tcPr>
          <w:p w14:paraId="1801BB73" w14:textId="77777777" w:rsidR="00950E52" w:rsidRPr="00853FC4" w:rsidRDefault="00950E52" w:rsidP="0075380C">
            <w:pPr>
              <w:tabs>
                <w:tab w:val="left" w:pos="284"/>
                <w:tab w:val="left" w:pos="567"/>
              </w:tabs>
              <w:spacing w:after="60" w:line="276" w:lineRule="auto"/>
              <w:rPr>
                <w:ins w:id="9055" w:author="DS Corporation" w:date="2026-10-09T09:00:00Z"/>
                <w:rFonts w:ascii="Times New Roman" w:hAnsi="Times New Roman"/>
                <w:sz w:val="26"/>
                <w:szCs w:val="26"/>
              </w:rPr>
            </w:pPr>
            <w:ins w:id="9056" w:author="DS Corporation" w:date="2026-10-09T09:00:00Z">
              <w:r>
                <w:rPr>
                  <w:rFonts w:ascii="Times New Roman" w:hAnsi="Times New Roman"/>
                  <w:sz w:val="26"/>
                  <w:szCs w:val="26"/>
                </w:rPr>
                <w:t>Tài khoản số</w:t>
              </w:r>
            </w:ins>
          </w:p>
        </w:tc>
        <w:tc>
          <w:tcPr>
            <w:tcW w:w="427" w:type="dxa"/>
          </w:tcPr>
          <w:p w14:paraId="1580F4F6" w14:textId="77777777" w:rsidR="00950E52" w:rsidRPr="00853FC4" w:rsidRDefault="00950E52" w:rsidP="0075380C">
            <w:pPr>
              <w:tabs>
                <w:tab w:val="left" w:pos="284"/>
                <w:tab w:val="left" w:pos="567"/>
              </w:tabs>
              <w:spacing w:after="60" w:line="276" w:lineRule="auto"/>
              <w:rPr>
                <w:ins w:id="9057" w:author="DS Corporation" w:date="2026-10-09T09:00:00Z"/>
                <w:rFonts w:ascii="Times New Roman" w:hAnsi="Times New Roman"/>
                <w:sz w:val="26"/>
                <w:szCs w:val="26"/>
              </w:rPr>
            </w:pPr>
            <w:ins w:id="9058" w:author="DS Corporation" w:date="2026-10-09T09:00:00Z">
              <w:r>
                <w:rPr>
                  <w:rFonts w:ascii="Times New Roman" w:hAnsi="Times New Roman"/>
                  <w:sz w:val="26"/>
                  <w:szCs w:val="26"/>
                </w:rPr>
                <w:t>:</w:t>
              </w:r>
            </w:ins>
          </w:p>
        </w:tc>
        <w:tc>
          <w:tcPr>
            <w:tcW w:w="6227" w:type="dxa"/>
            <w:gridSpan w:val="3"/>
          </w:tcPr>
          <w:p w14:paraId="0F422E1A" w14:textId="77777777" w:rsidR="00950E52" w:rsidRPr="00853FC4" w:rsidRDefault="00730951" w:rsidP="0075380C">
            <w:pPr>
              <w:spacing w:line="276" w:lineRule="auto"/>
              <w:rPr>
                <w:ins w:id="9059" w:author="DS Corporation" w:date="2026-10-09T09:00:00Z"/>
                <w:rFonts w:ascii="Times New Roman" w:hAnsi="Times New Roman"/>
                <w:sz w:val="26"/>
                <w:szCs w:val="26"/>
                <w:lang w:val="pt-BR"/>
              </w:rPr>
            </w:pPr>
            <w:ins w:id="9060" w:author="DS Corporation" w:date="2026-10-09T09:00:00Z">
              <w:r>
                <w:rPr>
                  <w:rFonts w:ascii="Times New Roman" w:hAnsi="Times New Roman"/>
                  <w:sz w:val="26"/>
                  <w:szCs w:val="26"/>
                  <w:lang w:val="pt-BR"/>
                </w:rPr>
                <w:t>113002975601, Tại Ngân Hàng: Ngân hàng TMCP Công   Thương Việt Nam - CN 2 - TP HCM – Hội Sở (Vietinbank)</w:t>
              </w:r>
            </w:ins>
          </w:p>
        </w:tc>
      </w:tr>
      <w:tr w:rsidR="00950E52" w:rsidRPr="00853FC4" w14:paraId="2FCB376A" w14:textId="77777777" w:rsidTr="00FF5620">
        <w:trPr>
          <w:trHeight w:val="445"/>
          <w:ins w:id="9061" w:author="DS Corporation" w:date="2026-10-09T09:00:00Z"/>
        </w:trPr>
        <w:tc>
          <w:tcPr>
            <w:tcW w:w="2985" w:type="dxa"/>
          </w:tcPr>
          <w:p w14:paraId="123A4850" w14:textId="77777777" w:rsidR="00950E52" w:rsidRPr="00853FC4" w:rsidRDefault="00950E52" w:rsidP="0075380C">
            <w:pPr>
              <w:tabs>
                <w:tab w:val="left" w:pos="284"/>
                <w:tab w:val="left" w:pos="567"/>
              </w:tabs>
              <w:spacing w:after="60" w:line="276" w:lineRule="auto"/>
              <w:rPr>
                <w:ins w:id="9062" w:author="DS Corporation" w:date="2026-10-09T09:00:00Z"/>
                <w:rFonts w:ascii="Times New Roman" w:hAnsi="Times New Roman"/>
                <w:sz w:val="26"/>
                <w:szCs w:val="26"/>
              </w:rPr>
            </w:pPr>
            <w:ins w:id="9063" w:author="DS Corporation" w:date="2026-10-09T09:00:00Z">
              <w:r>
                <w:rPr>
                  <w:rFonts w:ascii="Times New Roman" w:hAnsi="Times New Roman"/>
                  <w:sz w:val="26"/>
                  <w:szCs w:val="26"/>
                </w:rPr>
                <w:t>Đại diện bởi</w:t>
              </w:r>
            </w:ins>
          </w:p>
          <w:p w14:paraId="60F4D1A5" w14:textId="43854136" w:rsidR="00950E52" w:rsidRPr="00853FC4" w:rsidRDefault="00950E52" w:rsidP="0075380C">
            <w:pPr>
              <w:spacing w:line="276" w:lineRule="auto"/>
              <w:ind w:right="-892"/>
              <w:rPr>
                <w:ins w:id="9064" w:author="DS Corporation" w:date="2026-10-09T09:00:00Z"/>
                <w:rFonts w:ascii="Times New Roman" w:hAnsi="Times New Roman"/>
                <w:sz w:val="26"/>
                <w:szCs w:val="26"/>
              </w:rPr>
            </w:pPr>
            <w:ins w:id="9065" w:author="DS Corporation" w:date="2026-10-09T09:00:00Z">
              <w:r>
                <w:rPr>
                  <w:rFonts w:ascii="Times New Roman" w:hAnsi="Times New Roman"/>
                  <w:sz w:val="26"/>
                  <w:szCs w:val="26"/>
                </w:rPr>
                <w:t xml:space="preserve">(Sau đây gọi là “Bên B”)</w:t>
              </w:r>
            </w:ins>
          </w:p>
        </w:tc>
        <w:tc>
          <w:tcPr>
            <w:tcW w:w="427" w:type="dxa"/>
          </w:tcPr>
          <w:p w14:paraId="2B1B83B4" w14:textId="77777777" w:rsidR="00950E52" w:rsidRPr="00853FC4" w:rsidRDefault="00950E52" w:rsidP="0075380C">
            <w:pPr>
              <w:tabs>
                <w:tab w:val="left" w:pos="284"/>
                <w:tab w:val="left" w:pos="567"/>
              </w:tabs>
              <w:spacing w:after="60" w:line="276" w:lineRule="auto"/>
              <w:rPr>
                <w:ins w:id="9066" w:author="DS Corporation" w:date="2026-10-09T09:00:00Z"/>
                <w:rFonts w:ascii="Times New Roman" w:hAnsi="Times New Roman"/>
                <w:sz w:val="26"/>
                <w:szCs w:val="26"/>
              </w:rPr>
            </w:pPr>
            <w:ins w:id="9067" w:author="DS Corporation" w:date="2026-10-09T09:00:00Z">
              <w:r>
                <w:rPr>
                  <w:rFonts w:ascii="Times New Roman" w:hAnsi="Times New Roman"/>
                  <w:sz w:val="26"/>
                  <w:szCs w:val="26"/>
                </w:rPr>
                <w:t>:</w:t>
              </w:r>
            </w:ins>
          </w:p>
        </w:tc>
        <w:tc>
          <w:tcPr>
            <w:tcW w:w="3109" w:type="dxa"/>
            <w:gridSpan w:val="2"/>
          </w:tcPr>
          <w:p w14:paraId="59986548" w14:textId="77777777" w:rsidR="00950E52" w:rsidRPr="00853FC4" w:rsidRDefault="00950E52" w:rsidP="0075380C">
            <w:pPr>
              <w:spacing w:after="60" w:line="276" w:lineRule="auto"/>
              <w:rPr>
                <w:ins w:id="9068" w:author="DS Corporation" w:date="2026-10-09T09:00:00Z"/>
                <w:rFonts w:ascii="Times New Roman" w:hAnsi="Times New Roman"/>
                <w:sz w:val="26"/>
                <w:szCs w:val="26"/>
              </w:rPr>
            </w:pPr>
            <w:ins w:id="9069" w:author="DS Corporation" w:date="2026-10-09T09:00:00Z">
              <w:r>
                <w:rPr>
                  <w:rFonts w:ascii="Times New Roman" w:hAnsi="Times New Roman"/>
                  <w:b/>
                  <w:bCs/>
                  <w:sz w:val="26"/>
                  <w:szCs w:val="26"/>
                  <w:lang w:val="pt-BR"/>
                </w:rPr>
                <w:t>Bà</w:t>
              </w:r>
              <w:r>
                <w:rPr>
                  <w:rFonts w:ascii="Times New Roman" w:hAnsi="Times New Roman"/>
                  <w:bCs/>
                  <w:sz w:val="26"/>
                  <w:szCs w:val="26"/>
                  <w:lang w:val="pt-BR"/>
                </w:rPr>
                <w:t xml:space="preserve"> </w:t>
              </w:r>
              <w:r>
                <w:rPr>
                  <w:rFonts w:ascii="Times New Roman" w:hAnsi="Times New Roman"/>
                  <w:sz w:val="26"/>
                  <w:szCs w:val="26"/>
                </w:rPr>
                <w:t>Nguyễn Thị Tuyết Vân</w:t>
              </w:r>
            </w:ins>
          </w:p>
        </w:tc>
        <w:tc>
          <w:tcPr>
            <w:tcW w:w="3118" w:type="dxa"/>
          </w:tcPr>
          <w:p w14:paraId="467273A4" w14:textId="77777777" w:rsidR="00950E52" w:rsidRPr="00853FC4" w:rsidRDefault="00950E52" w:rsidP="0075380C">
            <w:pPr>
              <w:tabs>
                <w:tab w:val="left" w:pos="567"/>
              </w:tabs>
              <w:spacing w:after="60" w:line="276" w:lineRule="auto"/>
              <w:rPr>
                <w:ins w:id="9070" w:author="DS Corporation" w:date="2026-10-09T09:00:00Z"/>
                <w:rFonts w:ascii="Times New Roman" w:hAnsi="Times New Roman"/>
                <w:b/>
                <w:bCs/>
                <w:sz w:val="26"/>
                <w:szCs w:val="26"/>
              </w:rPr>
            </w:pPr>
            <w:ins w:id="9071" w:author="DS Corporation" w:date="2026-10-09T09:00:00Z">
              <w:r>
                <w:rPr>
                  <w:rFonts w:ascii="Times New Roman" w:hAnsi="Times New Roman"/>
                  <w:sz w:val="26"/>
                  <w:szCs w:val="26"/>
                </w:rPr>
                <w:t>Chức vụ</w:t>
              </w:r>
              <w:r>
                <w:rPr>
                  <w:rFonts w:ascii="Times New Roman" w:hAnsi="Times New Roman"/>
                  <w:b/>
                  <w:bCs/>
                  <w:sz w:val="26"/>
                  <w:szCs w:val="26"/>
                </w:rPr>
                <w:t>:</w:t>
              </w:r>
              <w:r>
                <w:rPr>
                  <w:rFonts w:ascii="Times New Roman" w:hAnsi="Times New Roman"/>
                  <w:sz w:val="26"/>
                  <w:szCs w:val="26"/>
                </w:rPr>
                <w:t xml:space="preserve"> Tổng </w:t>
              </w:r>
              <w:r>
                <w:rPr>
                  <w:rFonts w:ascii="Times New Roman" w:hAnsi="Times New Roman"/>
                  <w:bCs/>
                  <w:sz w:val="26"/>
                  <w:szCs w:val="26"/>
                </w:rPr>
                <w:t>Giám Đốc</w:t>
              </w:r>
            </w:ins>
          </w:p>
        </w:tc>
      </w:tr>
    </w:tbl>
    <w:p w14:paraId="6671C2EF" w14:textId="4EEE74D4" w:rsidR="0075380C" w:rsidRPr="00853FC4" w:rsidRDefault="00B35FF3" w:rsidP="0075380C">
      <w:pPr>
        <w:spacing w:after="100" w:afterAutospacing="1" w:line="276" w:lineRule="auto"/>
        <w:rPr>
          <w:sz w:val="26"/>
          <w:szCs w:val="26"/>
        </w:rPr>
      </w:pPr>
      <w:r>
        <w:rPr>
          <w:sz w:val="26"/>
          <w:szCs w:val="26"/>
        </w:rPr>
        <w:t xml:space="preserve">Sau khi bàn bạc thỏa thuận hai Bên thống nhất ký kết </w:t>
      </w:r>
      <w:del w:id="9007" w:author="DS Corporation" w:date="2026-10-09T09:00:00Z">
        <w:r>
          <w:rPr>
            <w:sz w:val="26"/>
            <w:szCs w:val="26"/>
          </w:rPr>
          <w:delText xml:space="preserve">hợp</w:delText>
        </w:r>
        <w:r>
          <w:rPr>
            <w:sz w:val="26"/>
            <w:szCs w:val="26"/>
          </w:rPr>
          <w:delText xml:space="preserve"> đồng mua bán</w:delText>
        </w:r>
      </w:del>
      <w:ins w:id="9008" w:author="DS Corporation" w:date="2026-10-09T09:00:00Z">
        <w:r>
          <w:rPr>
            <w:sz w:val="26"/>
            <w:szCs w:val="26"/>
          </w:rPr>
          <w:t xml:space="preserve">hợp đồng gia công</w:t>
        </w:r>
      </w:ins>
      <w:bookmarkStart w:id="0" w:name="_GoBack"/>
      <w:bookmarkEnd w:id="0"/>
      <w:r>
        <w:rPr>
          <w:sz w:val="26"/>
          <w:szCs w:val="26"/>
        </w:rPr>
        <w:t xml:space="preserve"> theo các điều khoản cụ thể sau: </w:t>
      </w:r>
    </w:p>
    <w:p w14:paraId="35504B7A" w14:textId="77777777" w:rsidR="0026472D" w:rsidRPr="00853FC4" w:rsidRDefault="0026472D" w:rsidP="0075380C">
      <w:pPr>
        <w:spacing w:after="100" w:afterAutospacing="1" w:line="276" w:lineRule="auto"/>
        <w:rPr>
          <w:sz w:val="26"/>
          <w:szCs w:val="26"/>
        </w:rPr>
      </w:pPr>
    </w:p>
    <w:p w14:paraId="646C5C70" w14:textId="77777777" w:rsidR="0028410F" w:rsidRPr="00853FC4" w:rsidRDefault="0037183D" w:rsidP="0075380C">
      <w:pPr>
        <w:spacing w:line="276" w:lineRule="auto"/>
        <w:jc w:val="both"/>
        <w:rPr>
          <w:b/>
          <w:sz w:val="26"/>
          <w:szCs w:val="26"/>
        </w:rPr>
      </w:pPr>
      <w:r>
        <w:rPr>
          <w:b/>
          <w:sz w:val="26"/>
          <w:szCs w:val="26"/>
          <w:u w:val="single"/>
        </w:rPr>
        <w:t>ĐIỀU 1:</w:t>
      </w:r>
      <w:r>
        <w:rPr>
          <w:b/>
          <w:sz w:val="26"/>
          <w:szCs w:val="26"/>
        </w:rPr>
        <w:t xml:space="preserve"> NỘI DUNG HỢP ĐỒNG</w:t>
      </w:r>
    </w:p>
    <w:p w14:paraId="2C231BB7" w14:textId="63B5C523" w:rsidR="0075380C" w:rsidRPr="00853FC4" w:rsidRDefault="00AE619F" w:rsidP="006D39D2">
      <w:pPr>
        <w:pBdr>
          <w:top w:val="nil"/>
          <w:left w:val="nil"/>
          <w:bottom w:val="nil"/>
          <w:right w:val="nil"/>
          <w:between w:val="nil"/>
        </w:pBdr>
        <w:spacing w:line="276" w:lineRule="auto"/>
        <w:jc w:val="both"/>
        <w:rPr>
          <w:color w:val="000000"/>
          <w:sz w:val="26"/>
          <w:szCs w:val="26"/>
        </w:rPr>
      </w:pPr>
      <w:del w:id="9239" w:author="DS Corporation" w:date="2026-10-09T09:00:00Z">
        <w:r>
          <w:rPr>
            <w:color w:val="000000"/>
            <w:sz w:val="26"/>
            <w:szCs w:val="26"/>
          </w:rPr>
          <w:delText xml:space="preserve">Bên B</w:delText>
        </w:r>
      </w:del>
      <w:ins w:id="9240" w:author="DS Corporation" w:date="2026-10-09T09:00:00Z">
        <w:r>
          <w:rPr>
            <w:color w:val="000000"/>
            <w:sz w:val="26"/>
            <w:szCs w:val="26"/>
          </w:rPr>
          <w:t xml:space="preserve">Bên A</w:t>
        </w:r>
      </w:ins>
      <w:r>
        <w:rPr>
          <w:color w:val="000000"/>
          <w:sz w:val="26"/>
          <w:szCs w:val="26"/>
        </w:rPr>
        <w:t xml:space="preserve"> cam kết giao cho </w:t>
      </w:r>
      <w:del w:id="9241" w:author="DS Corporation" w:date="2026-10-09T09:00:00Z">
        <w:r>
          <w:rPr>
            <w:color w:val="000000"/>
            <w:sz w:val="26"/>
            <w:szCs w:val="26"/>
          </w:rPr>
          <w:delText xml:space="preserve">Bên A</w:delText>
        </w:r>
      </w:del>
      <w:ins w:id="9242" w:author="DS Corporation" w:date="2026-10-09T09:00:00Z">
        <w:r>
          <w:rPr>
            <w:color w:val="000000"/>
            <w:sz w:val="26"/>
            <w:szCs w:val="26"/>
          </w:rPr>
          <w:t xml:space="preserve">Bên B</w:t>
        </w:r>
      </w:ins>
      <w:r>
        <w:rPr>
          <w:color w:val="000000"/>
          <w:sz w:val="26"/>
          <w:szCs w:val="26"/>
        </w:rPr>
        <w:t xml:space="preserve"> thực hiện gia công sản xuất sản phẩm như sau:</w:t>
      </w:r>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
        <w:gridCol w:w="2970"/>
        <w:gridCol w:w="1260"/>
        <w:gridCol w:w="990"/>
        <w:gridCol w:w="900"/>
        <w:gridCol w:w="1170"/>
        <w:gridCol w:w="1519"/>
      </w:tblGrid>
      <w:tr w:rsidR="00306F52" w:rsidRPr="00853FC4" w14:paraId="47062844" w14:textId="77777777" w:rsidTr="00151DE6">
        <w:trPr>
          <w:trHeight w:val="1166"/>
        </w:trPr>
        <w:tc>
          <w:tcPr>
            <w:tcW w:w="1001" w:type="dxa"/>
            <w:shd w:val="clear" w:color="auto" w:fill="auto"/>
            <w:vAlign w:val="center"/>
          </w:tcPr>
          <w:p w14:paraId="59EB0BF4" w14:textId="77777777" w:rsidR="00306F52" w:rsidRPr="00853FC4" w:rsidRDefault="00306F52" w:rsidP="0075380C">
            <w:pPr>
              <w:spacing w:line="276" w:lineRule="auto"/>
              <w:jc w:val="center"/>
              <w:rPr>
                <w:b/>
                <w:sz w:val="26"/>
                <w:szCs w:val="26"/>
              </w:rPr>
            </w:pPr>
            <w:r>
              <w:rPr>
                <w:b/>
                <w:sz w:val="26"/>
                <w:szCs w:val="26"/>
              </w:rPr>
              <w:t>STT</w:t>
            </w:r>
          </w:p>
        </w:tc>
        <w:tc>
          <w:tcPr>
            <w:tcW w:w="2970" w:type="dxa"/>
            <w:shd w:val="clear" w:color="auto" w:fill="auto"/>
            <w:vAlign w:val="center"/>
          </w:tcPr>
          <w:p w14:paraId="29366CA1" w14:textId="77777777" w:rsidR="00306F52" w:rsidRPr="00853FC4" w:rsidRDefault="00306F52" w:rsidP="0075380C">
            <w:pPr>
              <w:spacing w:line="276" w:lineRule="auto"/>
              <w:jc w:val="center"/>
              <w:rPr>
                <w:b/>
                <w:sz w:val="26"/>
                <w:szCs w:val="26"/>
              </w:rPr>
            </w:pPr>
            <w:r>
              <w:rPr>
                <w:b/>
                <w:sz w:val="26"/>
                <w:szCs w:val="26"/>
              </w:rPr>
              <w:t>Tên sản phẩm –</w:t>
            </w:r>
          </w:p>
          <w:p w14:paraId="27F21FED" w14:textId="77777777" w:rsidR="00306F52" w:rsidRPr="00853FC4" w:rsidRDefault="00310E7B" w:rsidP="0075380C">
            <w:pPr>
              <w:spacing w:line="276" w:lineRule="auto"/>
              <w:jc w:val="center"/>
              <w:rPr>
                <w:b/>
                <w:sz w:val="26"/>
                <w:szCs w:val="26"/>
              </w:rPr>
            </w:pPr>
            <w:r>
              <w:rPr>
                <w:b/>
                <w:sz w:val="26"/>
                <w:szCs w:val="26"/>
              </w:rPr>
              <w:t xml:space="preserve"> Nhãn hàng</w:t>
            </w:r>
          </w:p>
        </w:tc>
        <w:tc>
          <w:tcPr>
            <w:tcW w:w="1260" w:type="dxa"/>
            <w:shd w:val="clear" w:color="auto" w:fill="auto"/>
            <w:vAlign w:val="center"/>
          </w:tcPr>
          <w:p w14:paraId="0EBF8CDC" w14:textId="77777777" w:rsidR="00306F52" w:rsidRPr="00853FC4" w:rsidRDefault="00306F52" w:rsidP="0075380C">
            <w:pPr>
              <w:spacing w:line="276" w:lineRule="auto"/>
              <w:jc w:val="center"/>
              <w:rPr>
                <w:b/>
                <w:sz w:val="26"/>
                <w:szCs w:val="26"/>
              </w:rPr>
            </w:pPr>
            <w:r>
              <w:rPr>
                <w:b/>
                <w:sz w:val="26"/>
                <w:szCs w:val="26"/>
              </w:rPr>
              <w:t>LOT công thức</w:t>
            </w:r>
          </w:p>
        </w:tc>
        <w:tc>
          <w:tcPr>
            <w:tcW w:w="990" w:type="dxa"/>
            <w:shd w:val="clear" w:color="auto" w:fill="auto"/>
            <w:vAlign w:val="center"/>
          </w:tcPr>
          <w:p w14:paraId="658B8B84" w14:textId="77777777" w:rsidR="00306F52" w:rsidRPr="00853FC4" w:rsidRDefault="00306F52" w:rsidP="0075380C">
            <w:pPr>
              <w:spacing w:line="276" w:lineRule="auto"/>
              <w:jc w:val="center"/>
              <w:rPr>
                <w:b/>
                <w:sz w:val="26"/>
                <w:szCs w:val="26"/>
              </w:rPr>
            </w:pPr>
            <w:r>
              <w:rPr>
                <w:b/>
                <w:sz w:val="26"/>
                <w:szCs w:val="26"/>
              </w:rPr>
              <w:t>ĐVT</w:t>
            </w:r>
          </w:p>
        </w:tc>
        <w:tc>
          <w:tcPr>
            <w:tcW w:w="900" w:type="dxa"/>
            <w:shd w:val="clear" w:color="auto" w:fill="auto"/>
            <w:vAlign w:val="center"/>
          </w:tcPr>
          <w:p w14:paraId="35743E9D" w14:textId="77777777" w:rsidR="00306F52" w:rsidRPr="00853FC4" w:rsidRDefault="00306F52" w:rsidP="0075380C">
            <w:pPr>
              <w:spacing w:line="276" w:lineRule="auto"/>
              <w:jc w:val="center"/>
              <w:rPr>
                <w:b/>
                <w:sz w:val="26"/>
                <w:szCs w:val="26"/>
              </w:rPr>
            </w:pPr>
            <w:r>
              <w:rPr>
                <w:b/>
                <w:sz w:val="26"/>
                <w:szCs w:val="26"/>
              </w:rPr>
              <w:t>Số lượng</w:t>
            </w:r>
          </w:p>
        </w:tc>
        <w:tc>
          <w:tcPr>
            <w:tcW w:w="1170" w:type="dxa"/>
            <w:shd w:val="clear" w:color="auto" w:fill="auto"/>
            <w:vAlign w:val="center"/>
          </w:tcPr>
          <w:p w14:paraId="4792E9F2" w14:textId="77777777" w:rsidR="00306F52" w:rsidRPr="00853FC4" w:rsidRDefault="00306F52" w:rsidP="0075380C">
            <w:pPr>
              <w:spacing w:line="276" w:lineRule="auto"/>
              <w:jc w:val="center"/>
              <w:rPr>
                <w:b/>
                <w:sz w:val="26"/>
                <w:szCs w:val="26"/>
              </w:rPr>
            </w:pPr>
            <w:r>
              <w:rPr>
                <w:b/>
                <w:sz w:val="26"/>
                <w:szCs w:val="26"/>
              </w:rPr>
              <w:t>Đơn giá (VNĐ)/ ĐVT</w:t>
            </w:r>
          </w:p>
        </w:tc>
        <w:tc>
          <w:tcPr>
            <w:tcW w:w="1519" w:type="dxa"/>
            <w:vAlign w:val="center"/>
          </w:tcPr>
          <w:p w14:paraId="6A25CBBE" w14:textId="77777777" w:rsidR="00306F52" w:rsidRPr="00853FC4" w:rsidRDefault="00306F52" w:rsidP="0075380C">
            <w:pPr>
              <w:spacing w:line="276" w:lineRule="auto"/>
              <w:jc w:val="center"/>
              <w:rPr>
                <w:b/>
                <w:sz w:val="26"/>
                <w:szCs w:val="26"/>
              </w:rPr>
            </w:pPr>
            <w:r>
              <w:rPr>
                <w:b/>
                <w:sz w:val="26"/>
                <w:szCs w:val="26"/>
              </w:rPr>
              <w:t>Thành tiền (VNĐ)</w:t>
            </w:r>
          </w:p>
        </w:tc>
      </w:tr>
      <w:tr w:rsidR="00306F52" w:rsidRPr="00853FC4" w14:paraId="37A717BC" w14:textId="77777777" w:rsidTr="00151DE6">
        <w:tc>
          <w:tcPr>
            <w:tcW w:w="1001" w:type="dxa"/>
            <w:shd w:val="clear" w:color="auto" w:fill="auto"/>
            <w:vAlign w:val="center"/>
          </w:tcPr>
          <w:p w14:paraId="5243964A" w14:textId="77777777" w:rsidR="00306F52" w:rsidRPr="00853FC4" w:rsidRDefault="00306F52" w:rsidP="0075380C">
            <w:pPr>
              <w:spacing w:line="276" w:lineRule="auto"/>
              <w:jc w:val="center"/>
              <w:rPr>
                <w:sz w:val="26"/>
                <w:szCs w:val="26"/>
              </w:rPr>
            </w:pPr>
            <w:r>
              <w:rPr>
                <w:sz w:val="26"/>
                <w:szCs w:val="26"/>
              </w:rPr>
              <w:t>1</w:t>
            </w:r>
          </w:p>
        </w:tc>
        <w:tc>
          <w:tcPr>
            <w:tcW w:w="2970" w:type="dxa"/>
            <w:shd w:val="clear" w:color="auto" w:fill="auto"/>
            <w:vAlign w:val="center"/>
          </w:tcPr>
          <w:p w14:paraId="05E969B5" w14:textId="3228E546" w:rsidR="00306F52" w:rsidRPr="00853FC4" w:rsidRDefault="00306F52" w:rsidP="0075380C">
            <w:pPr>
              <w:spacing w:line="276" w:lineRule="auto"/>
              <w:rPr>
                <w:sz w:val="26"/>
                <w:szCs w:val="26"/>
              </w:rPr>
            </w:pPr>
            <w:r>
              <w:rPr>
                <w:sz w:val="26"/>
                <w:szCs w:val="26"/>
              </w:rPr>
              <w:t>Sản phẩm “Pre-Shampoo Scalp Oil-Serum”</w:t>
            </w:r>
          </w:p>
          <w:p w14:paraId="6688E98B" w14:textId="4CCFF474" w:rsidR="00306F52" w:rsidRPr="00853FC4" w:rsidRDefault="00B649B1" w:rsidP="0075380C">
            <w:pPr>
              <w:spacing w:line="276" w:lineRule="auto"/>
              <w:rPr>
                <w:sz w:val="26"/>
                <w:szCs w:val="26"/>
              </w:rPr>
            </w:pPr>
            <w:r>
              <w:rPr>
                <w:sz w:val="26"/>
                <w:szCs w:val="26"/>
              </w:rPr>
              <w:t xml:space="preserve">Nhãn hàng: </w:t>
            </w:r>
            <w:del w:id="9101" w:author="DS Corporation" w:date="2026-10-09T09:00:00Z">
              <w:r>
                <w:rPr>
                  <w:sz w:val="26"/>
                  <w:szCs w:val="26"/>
                </w:rPr>
                <w:delText xml:space="preserve">“DS CORPORATION”</w:delText>
              </w:r>
            </w:del>
            <w:ins w:id="9102" w:author="DS Corporation" w:date="2026-10-09T09:00:00Z">
              <w:r>
                <w:rPr>
                  <w:sz w:val="26"/>
                  <w:szCs w:val="26"/>
                </w:rPr>
                <w:t xml:space="preserve">“[●]” (theo hồ sơ công bố)</w:t>
              </w:r>
            </w:ins>
          </w:p>
        </w:tc>
        <w:tc>
          <w:tcPr>
            <w:tcW w:w="1260" w:type="dxa"/>
            <w:shd w:val="clear" w:color="auto" w:fill="auto"/>
            <w:vAlign w:val="center"/>
          </w:tcPr>
          <w:p w14:paraId="2D745A74" w14:textId="38E0B3CD" w:rsidR="00306F52" w:rsidRPr="00853FC4" w:rsidRDefault="00C1269F" w:rsidP="0075380C">
            <w:pPr>
              <w:spacing w:line="276" w:lineRule="auto"/>
              <w:jc w:val="center"/>
              <w:rPr>
                <w:sz w:val="26"/>
                <w:szCs w:val="26"/>
              </w:rPr>
            </w:pPr>
            <w:r>
              <w:rPr>
                <w:sz w:val="26"/>
                <w:szCs w:val="26"/>
              </w:rPr>
              <w:t>26I261</w:t>
            </w:r>
          </w:p>
        </w:tc>
        <w:tc>
          <w:tcPr>
            <w:tcW w:w="990" w:type="dxa"/>
            <w:shd w:val="clear" w:color="auto" w:fill="auto"/>
            <w:vAlign w:val="center"/>
          </w:tcPr>
          <w:p w14:paraId="63BEEFA0" w14:textId="6B73508B" w:rsidR="00306F52" w:rsidRPr="00853FC4" w:rsidRDefault="00BB2E9E" w:rsidP="0075380C">
            <w:pPr>
              <w:spacing w:line="276" w:lineRule="auto"/>
              <w:jc w:val="center"/>
              <w:rPr>
                <w:sz w:val="26"/>
                <w:szCs w:val="26"/>
              </w:rPr>
            </w:pPr>
            <w:r>
              <w:rPr>
                <w:sz w:val="26"/>
                <w:szCs w:val="26"/>
              </w:rPr>
              <w:t>Hộp</w:t>
            </w:r>
          </w:p>
        </w:tc>
        <w:tc>
          <w:tcPr>
            <w:tcW w:w="900" w:type="dxa"/>
            <w:shd w:val="clear" w:color="auto" w:fill="auto"/>
            <w:vAlign w:val="center"/>
          </w:tcPr>
          <w:p w14:paraId="2EFBC503" w14:textId="47EF94D2" w:rsidR="00306F52" w:rsidRPr="00853FC4" w:rsidRDefault="00151DE6" w:rsidP="0075380C">
            <w:pPr>
              <w:spacing w:line="276" w:lineRule="auto"/>
              <w:jc w:val="center"/>
              <w:rPr>
                <w:sz w:val="26"/>
                <w:szCs w:val="26"/>
              </w:rPr>
            </w:pPr>
            <w:r>
              <w:rPr>
                <w:sz w:val="26"/>
                <w:szCs w:val="26"/>
              </w:rPr>
              <w:t>2.000</w:t>
            </w:r>
          </w:p>
        </w:tc>
        <w:tc>
          <w:tcPr>
            <w:tcW w:w="1170" w:type="dxa"/>
            <w:shd w:val="clear" w:color="auto" w:fill="auto"/>
            <w:vAlign w:val="center"/>
          </w:tcPr>
          <w:p w14:paraId="0BC1CF8C" w14:textId="40437E50" w:rsidR="00306F52" w:rsidRPr="00853FC4" w:rsidRDefault="00151DE6" w:rsidP="0075380C">
            <w:pPr>
              <w:spacing w:line="276" w:lineRule="auto"/>
              <w:jc w:val="center"/>
              <w:rPr>
                <w:sz w:val="26"/>
                <w:szCs w:val="26"/>
              </w:rPr>
            </w:pPr>
            <w:r>
              <w:rPr>
                <w:sz w:val="26"/>
                <w:szCs w:val="26"/>
              </w:rPr>
              <w:t>59.800</w:t>
            </w:r>
          </w:p>
        </w:tc>
        <w:tc>
          <w:tcPr>
            <w:tcW w:w="1519" w:type="dxa"/>
            <w:shd w:val="clear" w:color="auto" w:fill="FFFFFF" w:themeFill="background1"/>
            <w:vAlign w:val="center"/>
          </w:tcPr>
          <w:p w14:paraId="2543DDF7" w14:textId="5D25E4B7" w:rsidR="00306F52" w:rsidRPr="00853FC4" w:rsidRDefault="00151DE6" w:rsidP="0075380C">
            <w:pPr>
              <w:spacing w:line="276" w:lineRule="auto"/>
              <w:jc w:val="right"/>
              <w:rPr>
                <w:sz w:val="26"/>
                <w:szCs w:val="26"/>
              </w:rPr>
            </w:pPr>
            <w:r>
              <w:rPr>
                <w:sz w:val="26"/>
                <w:szCs w:val="26"/>
              </w:rPr>
              <w:t>119.600.000</w:t>
            </w:r>
          </w:p>
        </w:tc>
      </w:tr>
      <w:tr w:rsidR="00306F52" w:rsidRPr="00853FC4" w14:paraId="72C065B2" w14:textId="77777777" w:rsidTr="00151DE6">
        <w:tc>
          <w:tcPr>
            <w:tcW w:w="3971" w:type="dxa"/>
            <w:gridSpan w:val="2"/>
            <w:shd w:val="clear" w:color="auto" w:fill="auto"/>
            <w:vAlign w:val="center"/>
          </w:tcPr>
          <w:p w14:paraId="50142BB5" w14:textId="77777777" w:rsidR="00306F52" w:rsidRPr="00853FC4" w:rsidRDefault="00306F52" w:rsidP="0075380C">
            <w:pPr>
              <w:spacing w:line="276" w:lineRule="auto"/>
              <w:jc w:val="both"/>
              <w:rPr>
                <w:sz w:val="26"/>
                <w:szCs w:val="26"/>
              </w:rPr>
            </w:pPr>
            <w:r>
              <w:rPr>
                <w:b/>
                <w:sz w:val="26"/>
                <w:szCs w:val="26"/>
              </w:rPr>
              <w:t>Tổng giá trị đơn hàng</w:t>
            </w:r>
          </w:p>
        </w:tc>
        <w:tc>
          <w:tcPr>
            <w:tcW w:w="1260" w:type="dxa"/>
            <w:shd w:val="clear" w:color="auto" w:fill="auto"/>
            <w:vAlign w:val="center"/>
          </w:tcPr>
          <w:p w14:paraId="30DD8F01" w14:textId="77777777" w:rsidR="00306F52" w:rsidRPr="00853FC4" w:rsidRDefault="00306F52" w:rsidP="0075380C">
            <w:pPr>
              <w:spacing w:line="276" w:lineRule="auto"/>
              <w:jc w:val="center"/>
              <w:rPr>
                <w:sz w:val="26"/>
                <w:szCs w:val="26"/>
              </w:rPr>
            </w:pPr>
          </w:p>
        </w:tc>
        <w:tc>
          <w:tcPr>
            <w:tcW w:w="990" w:type="dxa"/>
            <w:shd w:val="clear" w:color="auto" w:fill="auto"/>
            <w:vAlign w:val="center"/>
          </w:tcPr>
          <w:p w14:paraId="3EC3E172" w14:textId="77777777" w:rsidR="00306F52" w:rsidRPr="00853FC4" w:rsidRDefault="00306F52" w:rsidP="0075380C">
            <w:pPr>
              <w:spacing w:line="276" w:lineRule="auto"/>
              <w:jc w:val="center"/>
              <w:rPr>
                <w:sz w:val="26"/>
                <w:szCs w:val="26"/>
              </w:rPr>
            </w:pPr>
          </w:p>
        </w:tc>
        <w:tc>
          <w:tcPr>
            <w:tcW w:w="900" w:type="dxa"/>
            <w:shd w:val="clear" w:color="auto" w:fill="auto"/>
            <w:vAlign w:val="center"/>
          </w:tcPr>
          <w:p w14:paraId="7BACA236" w14:textId="77777777" w:rsidR="00306F52" w:rsidRPr="00853FC4" w:rsidRDefault="00306F52" w:rsidP="0075380C">
            <w:pPr>
              <w:spacing w:line="276" w:lineRule="auto"/>
              <w:jc w:val="right"/>
              <w:rPr>
                <w:sz w:val="26"/>
                <w:szCs w:val="26"/>
              </w:rPr>
            </w:pPr>
          </w:p>
        </w:tc>
        <w:tc>
          <w:tcPr>
            <w:tcW w:w="1170" w:type="dxa"/>
            <w:shd w:val="clear" w:color="auto" w:fill="auto"/>
            <w:vAlign w:val="center"/>
          </w:tcPr>
          <w:p w14:paraId="28D7DC9E" w14:textId="77777777" w:rsidR="00306F52" w:rsidRPr="00853FC4" w:rsidRDefault="00306F52" w:rsidP="0075380C">
            <w:pPr>
              <w:spacing w:line="276" w:lineRule="auto"/>
              <w:jc w:val="right"/>
              <w:rPr>
                <w:sz w:val="26"/>
                <w:szCs w:val="26"/>
              </w:rPr>
            </w:pPr>
          </w:p>
        </w:tc>
        <w:tc>
          <w:tcPr>
            <w:tcW w:w="1519" w:type="dxa"/>
            <w:shd w:val="clear" w:color="auto" w:fill="FFFFFF" w:themeFill="background1"/>
            <w:vAlign w:val="center"/>
          </w:tcPr>
          <w:p w14:paraId="7C375B8F" w14:textId="74AD5174" w:rsidR="00306F52" w:rsidRPr="00853FC4" w:rsidRDefault="00151DE6" w:rsidP="0075380C">
            <w:pPr>
              <w:spacing w:line="276" w:lineRule="auto"/>
              <w:jc w:val="right"/>
              <w:rPr>
                <w:sz w:val="26"/>
                <w:szCs w:val="26"/>
              </w:rPr>
            </w:pPr>
            <w:r>
              <w:rPr>
                <w:sz w:val="26"/>
                <w:szCs w:val="26"/>
              </w:rPr>
              <w:t>119.600.000</w:t>
            </w:r>
          </w:p>
        </w:tc>
      </w:tr>
      <w:tr w:rsidR="00306F52" w:rsidRPr="00853FC4" w14:paraId="753ED0F6" w14:textId="77777777" w:rsidTr="00151DE6">
        <w:tc>
          <w:tcPr>
            <w:tcW w:w="3971" w:type="dxa"/>
            <w:gridSpan w:val="2"/>
            <w:shd w:val="clear" w:color="auto" w:fill="auto"/>
            <w:vAlign w:val="center"/>
          </w:tcPr>
          <w:p w14:paraId="5A0A5B78" w14:textId="77777777" w:rsidR="00306F52" w:rsidRPr="00853FC4" w:rsidRDefault="00C44B4D" w:rsidP="0075380C">
            <w:pPr>
              <w:spacing w:line="276" w:lineRule="auto"/>
              <w:jc w:val="both"/>
              <w:rPr>
                <w:sz w:val="26"/>
                <w:szCs w:val="26"/>
              </w:rPr>
            </w:pPr>
            <w:r>
              <w:rPr>
                <w:sz w:val="26"/>
                <w:szCs w:val="26"/>
              </w:rPr>
              <w:t>VAT (8%)</w:t>
            </w:r>
          </w:p>
        </w:tc>
        <w:tc>
          <w:tcPr>
            <w:tcW w:w="1260" w:type="dxa"/>
            <w:shd w:val="clear" w:color="auto" w:fill="auto"/>
            <w:vAlign w:val="center"/>
          </w:tcPr>
          <w:p w14:paraId="5A63E388" w14:textId="77777777" w:rsidR="00306F52" w:rsidRPr="00853FC4" w:rsidRDefault="00306F52" w:rsidP="0075380C">
            <w:pPr>
              <w:spacing w:line="276" w:lineRule="auto"/>
              <w:jc w:val="center"/>
              <w:rPr>
                <w:sz w:val="26"/>
                <w:szCs w:val="26"/>
              </w:rPr>
            </w:pPr>
          </w:p>
        </w:tc>
        <w:tc>
          <w:tcPr>
            <w:tcW w:w="990" w:type="dxa"/>
            <w:shd w:val="clear" w:color="auto" w:fill="auto"/>
            <w:vAlign w:val="center"/>
          </w:tcPr>
          <w:p w14:paraId="451CC98C" w14:textId="77777777" w:rsidR="00306F52" w:rsidRPr="00853FC4" w:rsidRDefault="00306F52" w:rsidP="0075380C">
            <w:pPr>
              <w:spacing w:line="276" w:lineRule="auto"/>
              <w:jc w:val="center"/>
              <w:rPr>
                <w:sz w:val="26"/>
                <w:szCs w:val="26"/>
              </w:rPr>
            </w:pPr>
          </w:p>
        </w:tc>
        <w:tc>
          <w:tcPr>
            <w:tcW w:w="900" w:type="dxa"/>
            <w:shd w:val="clear" w:color="auto" w:fill="auto"/>
            <w:vAlign w:val="center"/>
          </w:tcPr>
          <w:p w14:paraId="7C6CE456" w14:textId="77777777" w:rsidR="00306F52" w:rsidRPr="00853FC4" w:rsidRDefault="00306F52" w:rsidP="0075380C">
            <w:pPr>
              <w:spacing w:line="276" w:lineRule="auto"/>
              <w:jc w:val="right"/>
              <w:rPr>
                <w:sz w:val="26"/>
                <w:szCs w:val="26"/>
              </w:rPr>
            </w:pPr>
          </w:p>
        </w:tc>
        <w:tc>
          <w:tcPr>
            <w:tcW w:w="1170" w:type="dxa"/>
            <w:shd w:val="clear" w:color="auto" w:fill="auto"/>
            <w:vAlign w:val="center"/>
          </w:tcPr>
          <w:p w14:paraId="7880A755" w14:textId="77777777" w:rsidR="00306F52" w:rsidRPr="00853FC4" w:rsidRDefault="00306F52" w:rsidP="0075380C">
            <w:pPr>
              <w:spacing w:line="276" w:lineRule="auto"/>
              <w:jc w:val="right"/>
              <w:rPr>
                <w:sz w:val="26"/>
                <w:szCs w:val="26"/>
              </w:rPr>
            </w:pPr>
          </w:p>
        </w:tc>
        <w:tc>
          <w:tcPr>
            <w:tcW w:w="1519" w:type="dxa"/>
            <w:shd w:val="clear" w:color="auto" w:fill="FFFFFF" w:themeFill="background1"/>
            <w:vAlign w:val="center"/>
          </w:tcPr>
          <w:p w14:paraId="7AA05DE3" w14:textId="43F0324C" w:rsidR="00306F52" w:rsidRPr="00853FC4" w:rsidRDefault="00151DE6" w:rsidP="0075380C">
            <w:pPr>
              <w:spacing w:line="276" w:lineRule="auto"/>
              <w:jc w:val="right"/>
              <w:rPr>
                <w:sz w:val="26"/>
                <w:szCs w:val="26"/>
              </w:rPr>
            </w:pPr>
            <w:r>
              <w:rPr>
                <w:sz w:val="26"/>
                <w:szCs w:val="26"/>
              </w:rPr>
              <w:t>9.568.000</w:t>
            </w:r>
          </w:p>
        </w:tc>
      </w:tr>
      <w:tr w:rsidR="00306F52" w:rsidRPr="00853FC4" w14:paraId="384A5783" w14:textId="77777777" w:rsidTr="00151DE6">
        <w:tc>
          <w:tcPr>
            <w:tcW w:w="6221" w:type="dxa"/>
            <w:gridSpan w:val="4"/>
            <w:shd w:val="clear" w:color="auto" w:fill="auto"/>
            <w:vAlign w:val="center"/>
          </w:tcPr>
          <w:p w14:paraId="05E3652E" w14:textId="77777777" w:rsidR="00306F52" w:rsidRPr="00853FC4" w:rsidRDefault="00306F52" w:rsidP="0075380C">
            <w:pPr>
              <w:spacing w:line="276" w:lineRule="auto"/>
              <w:jc w:val="both"/>
              <w:rPr>
                <w:b/>
                <w:sz w:val="26"/>
                <w:szCs w:val="26"/>
              </w:rPr>
            </w:pPr>
            <w:r>
              <w:rPr>
                <w:b/>
                <w:sz w:val="26"/>
                <w:szCs w:val="26"/>
              </w:rPr>
              <w:t>Tổng giá trị đơn hàng sau VAT</w:t>
            </w:r>
          </w:p>
        </w:tc>
        <w:tc>
          <w:tcPr>
            <w:tcW w:w="900" w:type="dxa"/>
            <w:shd w:val="clear" w:color="auto" w:fill="auto"/>
            <w:vAlign w:val="center"/>
          </w:tcPr>
          <w:p w14:paraId="7FAD5A44" w14:textId="77777777" w:rsidR="00306F52" w:rsidRPr="00853FC4" w:rsidRDefault="00306F52" w:rsidP="0075380C">
            <w:pPr>
              <w:spacing w:line="276" w:lineRule="auto"/>
              <w:jc w:val="both"/>
              <w:rPr>
                <w:b/>
                <w:sz w:val="26"/>
                <w:szCs w:val="26"/>
              </w:rPr>
            </w:pPr>
          </w:p>
        </w:tc>
        <w:tc>
          <w:tcPr>
            <w:tcW w:w="1170" w:type="dxa"/>
            <w:shd w:val="clear" w:color="auto" w:fill="auto"/>
            <w:vAlign w:val="center"/>
          </w:tcPr>
          <w:p w14:paraId="386CEAA0" w14:textId="77777777" w:rsidR="00306F52" w:rsidRPr="00853FC4" w:rsidRDefault="00306F52" w:rsidP="0075380C">
            <w:pPr>
              <w:spacing w:line="276" w:lineRule="auto"/>
              <w:jc w:val="both"/>
              <w:rPr>
                <w:b/>
                <w:sz w:val="26"/>
                <w:szCs w:val="26"/>
              </w:rPr>
            </w:pPr>
          </w:p>
        </w:tc>
        <w:tc>
          <w:tcPr>
            <w:tcW w:w="1519" w:type="dxa"/>
            <w:shd w:val="clear" w:color="auto" w:fill="auto"/>
            <w:vAlign w:val="center"/>
          </w:tcPr>
          <w:p w14:paraId="4571C2C8" w14:textId="26676D2E" w:rsidR="00306F52" w:rsidRPr="00853FC4" w:rsidRDefault="00151DE6" w:rsidP="0075380C">
            <w:pPr>
              <w:spacing w:line="276" w:lineRule="auto"/>
              <w:jc w:val="right"/>
              <w:rPr>
                <w:b/>
                <w:sz w:val="26"/>
                <w:szCs w:val="26"/>
              </w:rPr>
            </w:pPr>
            <w:r>
              <w:rPr>
                <w:b/>
                <w:sz w:val="26"/>
                <w:szCs w:val="26"/>
              </w:rPr>
              <w:t>129.168.000</w:t>
            </w:r>
          </w:p>
        </w:tc>
      </w:tr>
    </w:tbl>
    <w:p w14:paraId="170C02CD" w14:textId="77777777" w:rsidR="008447BD" w:rsidRPr="00853FC4" w:rsidRDefault="007A2F95" w:rsidP="005821D5">
      <w:pPr>
        <w:tabs>
          <w:tab w:val="left" w:pos="360"/>
        </w:tabs>
        <w:spacing w:line="276" w:lineRule="auto"/>
        <w:jc w:val="both"/>
        <w:rPr>
          <w:sz w:val="26"/>
          <w:szCs w:val="26"/>
        </w:rPr>
      </w:pPr>
      <w:r>
        <w:rPr>
          <w:sz w:val="26"/>
          <w:szCs w:val="26"/>
        </w:rPr>
        <w:t>Giá sản xuất chưa bao gồm:</w:t>
      </w:r>
    </w:p>
    <w:p w14:paraId="42D42D84" w14:textId="1B756FD5" w:rsidR="008447BD" w:rsidRPr="00853FC4" w:rsidRDefault="008447BD" w:rsidP="005821D5">
      <w:pPr>
        <w:pStyle w:val="ListParagraph"/>
        <w:numPr>
          <w:ilvl w:val="0"/>
          <w:numId w:val="2"/>
        </w:numPr>
        <w:jc w:val="both"/>
        <w:rPr>
          <w:b/>
          <w:color w:val="000000"/>
          <w:sz w:val="26"/>
          <w:szCs w:val="26"/>
        </w:rPr>
      </w:pPr>
      <w:r>
        <w:rPr>
          <w:sz w:val="26"/>
          <w:szCs w:val="26"/>
        </w:rPr>
        <w:t xml:space="preserve">Chi phí băng keo theo mẫu riêng của </w:t>
      </w:r>
      <w:del w:id="9243" w:author="DS Corporation" w:date="2026-10-09T09:00:00Z">
        <w:r>
          <w:rPr>
            <w:sz w:val="26"/>
            <w:szCs w:val="26"/>
          </w:rPr>
          <w:delText xml:space="preserve">Bên B</w:delText>
        </w:r>
      </w:del>
      <w:ins w:id="9244" w:author="DS Corporation" w:date="2026-10-09T09:00:00Z">
        <w:r>
          <w:rPr>
            <w:sz w:val="26"/>
            <w:szCs w:val="26"/>
          </w:rPr>
          <w:t xml:space="preserve">Bên A</w:t>
        </w:r>
      </w:ins>
      <w:r>
        <w:rPr>
          <w:sz w:val="26"/>
          <w:szCs w:val="26"/>
        </w:rPr>
        <w:t xml:space="preserve"> (nếu có).</w:t>
      </w:r>
    </w:p>
    <w:p w14:paraId="60E2FFE3" w14:textId="2F6DF42B" w:rsidR="008447BD" w:rsidRPr="00853FC4" w:rsidRDefault="007A2F95" w:rsidP="005821D5">
      <w:pPr>
        <w:pStyle w:val="ListParagraph"/>
        <w:numPr>
          <w:ilvl w:val="0"/>
          <w:numId w:val="2"/>
        </w:numPr>
        <w:jc w:val="both"/>
        <w:rPr>
          <w:b/>
          <w:color w:val="000000"/>
          <w:sz w:val="26"/>
          <w:szCs w:val="26"/>
        </w:rPr>
      </w:pPr>
      <w:r>
        <w:rPr>
          <w:sz w:val="26"/>
          <w:szCs w:val="26"/>
        </w:rPr>
        <w:t xml:space="preserve">Thùng carton theo yêu cầu quy cách và in ấn của </w:t>
      </w:r>
      <w:del w:id="9245" w:author="DS Corporation" w:date="2026-10-09T09:00:00Z">
        <w:r>
          <w:rPr>
            <w:sz w:val="26"/>
            <w:szCs w:val="26"/>
          </w:rPr>
          <w:delText xml:space="preserve">Bên B</w:delText>
        </w:r>
      </w:del>
      <w:ins w:id="9246" w:author="DS Corporation" w:date="2026-10-09T09:00:00Z">
        <w:r>
          <w:rPr>
            <w:sz w:val="26"/>
            <w:szCs w:val="26"/>
          </w:rPr>
          <w:t xml:space="preserve">Bên A</w:t>
        </w:r>
      </w:ins>
      <w:r>
        <w:rPr>
          <w:sz w:val="26"/>
          <w:szCs w:val="26"/>
        </w:rPr>
        <w:t xml:space="preserve">.</w:t>
      </w:r>
    </w:p>
    <w:p w14:paraId="7F7F869F" w14:textId="42E11FE2" w:rsidR="008447BD" w:rsidRPr="00853FC4" w:rsidRDefault="007A2F95" w:rsidP="005821D5">
      <w:pPr>
        <w:pStyle w:val="ListParagraph"/>
        <w:numPr>
          <w:ilvl w:val="0"/>
          <w:numId w:val="2"/>
        </w:numPr>
        <w:jc w:val="both"/>
        <w:rPr>
          <w:b/>
          <w:color w:val="000000"/>
          <w:sz w:val="26"/>
          <w:szCs w:val="26"/>
        </w:rPr>
      </w:pPr>
      <w:r>
        <w:rPr>
          <w:sz w:val="26"/>
          <w:szCs w:val="26"/>
        </w:rPr>
        <w:t xml:space="preserve">Tem niêm chống hàng giả do </w:t>
      </w:r>
      <w:del w:id="9247" w:author="DS Corporation" w:date="2026-10-09T09:00:00Z">
        <w:r>
          <w:rPr>
            <w:sz w:val="26"/>
            <w:szCs w:val="26"/>
          </w:rPr>
          <w:delText xml:space="preserve">Bên B</w:delText>
        </w:r>
      </w:del>
      <w:ins w:id="9248" w:author="DS Corporation" w:date="2026-10-09T09:00:00Z">
        <w:r>
          <w:rPr>
            <w:sz w:val="26"/>
            <w:szCs w:val="26"/>
          </w:rPr>
          <w:t xml:space="preserve">Bên A</w:t>
        </w:r>
      </w:ins>
      <w:r>
        <w:rPr>
          <w:sz w:val="26"/>
          <w:szCs w:val="26"/>
        </w:rPr>
        <w:t xml:space="preserve"> cung cấp.</w:t>
      </w:r>
    </w:p>
    <w:p>
      <w:pPr>
        <w:pStyle w:val="ListParagraph"/>
        <w:numPr>
          <w:ilvl w:val="0"/>
          <w:numId w:val="2"/>
        </w:numPr>
        <w:jc w:val="both"/>
        <w:rPr>
          <w:ins w:id="9107" w:author="DS Corporation" w:date="2026-10-09T09:00:00Z"/>
          <w:b/>
          <w:color w:val="000000"/>
          <w:sz w:val="26"/>
          <w:szCs w:val="26"/>
        </w:rPr>
      </w:pPr>
      <w:ins w:id="9108" w:author="DS Corporation" w:date="2026-10-09T09:00:00Z">
        <w:r>
          <w:rPr>
            <w:sz w:val="26"/>
            <w:szCs w:val="26"/>
          </w:rPr>
          <w:t xml:space="preserve">Ngoài các khoản nêu trên, đơn giá đã bao gồm toàn bộ chi phí nguyên liệu, phát triển và hoàn thiện mẫu, chiết rót, dán nhãn, đóng hộp, co màng, đóng thùng carton trơn, kiểm tra chất lượng và chi phí soạn hồ sơ công bố. Bên B không được thu thêm bất kỳ khoản nào khác nếu chưa được Bên A chấp thuận trước bằng văn bản. Đơn giá cố định cho đơn hàng này và có hiệu lực 06 tháng đối với đơn hàng tái đặt cùng quy cách.</w:t>
        </w:r>
      </w:ins>
    </w:p>
    <w:p w14:paraId="5A5C75D3" w14:textId="1AAB369D" w:rsidR="00C00423" w:rsidRPr="00853FC4" w:rsidRDefault="009738D6" w:rsidP="005821D5">
      <w:pPr>
        <w:pBdr>
          <w:top w:val="nil"/>
          <w:left w:val="nil"/>
          <w:bottom w:val="nil"/>
          <w:right w:val="nil"/>
          <w:between w:val="nil"/>
        </w:pBdr>
        <w:tabs>
          <w:tab w:val="left" w:pos="360"/>
        </w:tabs>
        <w:spacing w:line="276" w:lineRule="auto"/>
        <w:jc w:val="both"/>
        <w:rPr>
          <w:b/>
          <w:color w:val="000000"/>
          <w:sz w:val="26"/>
          <w:szCs w:val="26"/>
        </w:rPr>
      </w:pPr>
      <w:r>
        <w:rPr>
          <w:color w:val="000000"/>
          <w:sz w:val="26"/>
          <w:szCs w:val="26"/>
        </w:rPr>
        <w:t>Chi ti</w:t>
      </w:r>
      <w:r>
        <w:rPr>
          <w:rFonts w:eastAsia="Cambria"/>
          <w:color w:val="000000"/>
          <w:sz w:val="26"/>
          <w:szCs w:val="26"/>
        </w:rPr>
        <w:t>ế</w:t>
      </w:r>
      <w:r>
        <w:rPr>
          <w:color w:val="000000"/>
          <w:sz w:val="26"/>
          <w:szCs w:val="26"/>
        </w:rPr>
        <w:t>t gia công cho s</w:t>
      </w:r>
      <w:r>
        <w:rPr>
          <w:rFonts w:eastAsia="Cambria"/>
          <w:color w:val="000000"/>
          <w:sz w:val="26"/>
          <w:szCs w:val="26"/>
        </w:rPr>
        <w:t>ả</w:t>
      </w:r>
      <w:r>
        <w:rPr>
          <w:color w:val="000000"/>
          <w:sz w:val="26"/>
          <w:szCs w:val="26"/>
        </w:rPr>
        <w:t>n ph</w:t>
      </w:r>
      <w:r>
        <w:rPr>
          <w:rFonts w:eastAsia="Cambria"/>
          <w:color w:val="000000"/>
          <w:sz w:val="26"/>
          <w:szCs w:val="26"/>
        </w:rPr>
        <w:t>ẩ</w:t>
      </w:r>
      <w:r>
        <w:rPr>
          <w:color w:val="000000"/>
          <w:sz w:val="26"/>
          <w:szCs w:val="26"/>
        </w:rPr>
        <w:t>m:</w:t>
      </w:r>
      <w:r>
        <w:rPr>
          <w:b/>
          <w:color w:val="000000"/>
          <w:sz w:val="26"/>
          <w:szCs w:val="26"/>
        </w:rPr>
        <w:t xml:space="preserve"> </w:t>
      </w:r>
      <w:r>
        <w:rPr>
          <w:b/>
          <w:sz w:val="26"/>
          <w:szCs w:val="26"/>
        </w:rPr>
        <w:t xml:space="preserve">Sản phẩm “Pre-Shampoo Scalp Oil-Serum” - Nhãn hàng </w:t>
      </w:r>
      <w:del w:id="9103" w:author="DS Corporation" w:date="2026-10-09T09:00:00Z">
        <w:r>
          <w:rPr>
            <w:b/>
            <w:sz w:val="26"/>
            <w:szCs w:val="26"/>
          </w:rPr>
          <w:delText xml:space="preserve">“DS CORPORATION”</w:delText>
        </w:r>
      </w:del>
      <w:ins w:id="9104" w:author="DS Corporation" w:date="2026-10-09T09:00:00Z">
        <w:r>
          <w:rPr>
            <w:b/>
            <w:sz w:val="26"/>
            <w:szCs w:val="26"/>
          </w:rPr>
          <w:t xml:space="preserve">“[●]”</w:t>
        </w:r>
      </w:ins>
      <w:r>
        <w:rPr>
          <w:b/>
          <w:sz w:val="26"/>
          <w:szCs w:val="26"/>
        </w:rPr>
        <w:t xml:space="preserve"> </w:t>
      </w:r>
    </w:p>
    <w:p w14:paraId="2821076E" w14:textId="64CA65DC" w:rsidR="00DC521F" w:rsidRPr="00853FC4" w:rsidRDefault="00151DE6" w:rsidP="005821D5">
      <w:pPr>
        <w:pStyle w:val="ListParagraph"/>
        <w:numPr>
          <w:ilvl w:val="0"/>
          <w:numId w:val="2"/>
        </w:numPr>
        <w:jc w:val="both"/>
        <w:rPr>
          <w:b/>
          <w:color w:val="000000"/>
          <w:sz w:val="26"/>
          <w:szCs w:val="26"/>
        </w:rPr>
      </w:pPr>
      <w:r>
        <w:rPr>
          <w:sz w:val="26"/>
          <w:szCs w:val="26"/>
        </w:rPr>
        <w:t>Bao gồm: dịch 50ml + gia công full thành phẩm.</w:t>
      </w:r>
    </w:p>
    <w:p w14:paraId="1626D065" w14:textId="5ECD73F7" w:rsidR="008447BD" w:rsidRPr="00853FC4" w:rsidRDefault="008447BD" w:rsidP="005821D5">
      <w:pPr>
        <w:pStyle w:val="ListParagraph"/>
        <w:numPr>
          <w:ilvl w:val="0"/>
          <w:numId w:val="2"/>
        </w:numPr>
        <w:jc w:val="both"/>
        <w:rPr>
          <w:b/>
          <w:color w:val="000000"/>
          <w:sz w:val="26"/>
          <w:szCs w:val="26"/>
        </w:rPr>
      </w:pPr>
      <w:del w:id="9109" w:author="DS Corporation" w:date="2026-10-09T09:00:00Z">
        <w:r>
          <w:rPr>
            <w:sz w:val="26"/>
            <w:szCs w:val="26"/>
          </w:rPr>
          <w:delText xml:space="preserve">Trường hợp bao bì khách cung cấp lỗi vượt quá 3% thì Bên A sẽ tính giá trị dịch dư theo định mức đủ số lượng nguyên liệu Bên B đã đặt hàng lúc ký hợp đồng.</w:delText>
        </w:r>
      </w:del>
      <w:ins w:id="9110" w:author="DS Corporation" w:date="2026-10-09T09:00:00Z">
        <w:r>
          <w:rPr>
            <w:sz w:val="26"/>
            <w:szCs w:val="26"/>
          </w:rPr>
          <w:t xml:space="preserve">Trường hợp bao bì do Bên A cung cấp bị lỗi vượt quá 3%, Bên B thông báo bằng văn bản kèm biên bản, hình ảnh trong vòng 02 ngày làm việc kể từ ngày nhận bao bì; phần dịch đã sản xuất theo định mức được lưu kho chờ Bên A bổ sung bao bì và chỉ được tính tiền khi đã chiết rót thành thành phẩm hoặc khi Bên A xác nhận bằng văn bản không bổ sung bao bì.</w:t>
        </w:r>
      </w:ins>
    </w:p>
    <w:p w14:paraId="6A156677" w14:textId="4E9D3731" w:rsidR="00DC521F" w:rsidRPr="00853FC4" w:rsidRDefault="005B6550" w:rsidP="005821D5">
      <w:pPr>
        <w:pStyle w:val="ListParagraph"/>
        <w:numPr>
          <w:ilvl w:val="0"/>
          <w:numId w:val="2"/>
        </w:numPr>
        <w:jc w:val="both"/>
        <w:rPr>
          <w:b/>
          <w:color w:val="000000"/>
          <w:sz w:val="26"/>
          <w:szCs w:val="26"/>
        </w:rPr>
      </w:pPr>
      <w:del w:id="9111" w:author="DS Corporation" w:date="2026-10-09T09:00:00Z">
        <w:r>
          <w:rPr>
            <w:sz w:val="26"/>
            <w:szCs w:val="26"/>
          </w:rPr>
          <w:delText xml:space="preserve">Trường hợp bao bì khách cung cấp lỗi nhỏ hơn 3% thì Bên A sẽ tính giá trị nguyên liệu theo số lượng thực tế sau sản xuất.</w:delText>
        </w:r>
      </w:del>
      <w:ins w:id="9112" w:author="DS Corporation" w:date="2026-10-09T09:00:00Z">
        <w:r>
          <w:rPr>
            <w:sz w:val="26"/>
            <w:szCs w:val="26"/>
          </w:rPr>
          <w:t xml:space="preserve">Trường hợp bao bì do Bên A cung cấp bị lỗi từ 3% trở xuống, Bên B tính giá trị theo số lượng thành phẩm thực tế đạt chất lượng.</w:t>
        </w:r>
      </w:ins>
    </w:p>
    <w:p w14:paraId="373E2B33" w14:textId="455C1AC9" w:rsidR="00DC521F" w:rsidRPr="00853FC4" w:rsidRDefault="00D67943" w:rsidP="005821D5">
      <w:pPr>
        <w:pStyle w:val="ListParagraph"/>
        <w:numPr>
          <w:ilvl w:val="0"/>
          <w:numId w:val="2"/>
        </w:numPr>
        <w:jc w:val="both"/>
        <w:rPr>
          <w:b/>
          <w:color w:val="000000"/>
          <w:sz w:val="26"/>
          <w:szCs w:val="26"/>
        </w:rPr>
      </w:pPr>
      <w:r>
        <w:rPr>
          <w:sz w:val="26"/>
          <w:szCs w:val="26"/>
        </w:rPr>
        <w:t xml:space="preserve">Chi phí sản xuất, chỉnh sửa sản phẩm mẫu (nếu có) phải được các Bên thống nhất trước khi thực hiện.</w:t>
      </w:r>
    </w:p>
    <w:p w14:paraId="670C1340" w14:textId="7AD2F4E6" w:rsidR="00D21847" w:rsidRPr="00853FC4" w:rsidRDefault="00D21847" w:rsidP="005821D5">
      <w:pPr>
        <w:pStyle w:val="ListParagraph"/>
        <w:numPr>
          <w:ilvl w:val="0"/>
          <w:numId w:val="2"/>
        </w:numPr>
        <w:jc w:val="both"/>
        <w:rPr>
          <w:b/>
          <w:color w:val="000000" w:themeColor="text1"/>
          <w:sz w:val="26"/>
          <w:szCs w:val="26"/>
        </w:rPr>
      </w:pPr>
      <w:del w:id="9113" w:author="DS Corporation" w:date="2026-10-09T09:00:00Z">
        <w:r>
          <w:rPr>
            <w:rStyle w:val="Strong"/>
            <w:b w:val="0"/>
            <w:color w:val="000000" w:themeColor="text1"/>
            <w:sz w:val="26"/>
            <w:szCs w:val="26"/>
          </w:rPr>
          <w:delText>Mẫu chốt</w:delText>
        </w:r>
        <w:r>
          <w:rPr>
            <w:rStyle w:val="Strong"/>
            <w:b w:val="0"/>
            <w:color w:val="000000" w:themeColor="text1"/>
            <w:sz w:val="26"/>
            <w:szCs w:val="26"/>
            <w:lang w:val="vi-VN"/>
          </w:rPr>
          <w:delText xml:space="preserve"> đầu tiên</w:delText>
        </w:r>
        <w:r>
          <w:rPr>
            <w:rStyle w:val="Strong"/>
            <w:b w:val="0"/>
            <w:color w:val="000000" w:themeColor="text1"/>
            <w:sz w:val="26"/>
            <w:szCs w:val="26"/>
          </w:rPr>
          <w:delText xml:space="preserve"> cần được theo dõi tối thiểu từ 07-14 ngày trước khi tiến hành sản xuất.</w:delText>
        </w:r>
        <w:r>
          <w:rPr>
            <w:b/>
            <w:color w:val="000000" w:themeColor="text1"/>
            <w:sz w:val="26"/>
            <w:szCs w:val="26"/>
          </w:rPr>
          <w:delText xml:space="preserve"> </w:delText>
        </w:r>
        <w:r>
          <w:rPr>
            <w:color w:val="000000" w:themeColor="text1"/>
            <w:sz w:val="26"/>
            <w:szCs w:val="26"/>
          </w:rPr>
          <w:delText xml:space="preserve">Trường hợp Bên B có nhu cầu sản xuất gấp, hai Bên sẽ thống nhất và xác nhận bằng email hoặc văn bản trước khi triển khai sản xuất.</w:delText>
        </w:r>
      </w:del>
      <w:ins w:id="9114" w:author="DS Corporation" w:date="2026-10-09T09:00:00Z">
        <w:r>
          <w:rPr>
            <w:color w:val="000000" w:themeColor="text1"/>
            <w:sz w:val="26"/>
            <w:szCs w:val="26"/>
          </w:rPr>
          <w:t xml:space="preserve">Trước khi sản xuất đại trà, Bên B cung cấp mẫu chốt có chữ ký xác nhận của hai Bên (mỗi Bên giữ 01 bộ niêm phong) và báo cáo thử độ ổn định tăng tốc (40–45 °C) tối thiểu 04 tuần, kèm kết quả ở điều kiện lạnh, chu kỳ nóng – lạnh và trên bao bì thực tế. Bên B chỉ sản xuất sau khi Bên A ký xác nhận mẫu chốt. Trường hợp Bên A có nhu cầu sản xuất sớm hơn, hai Bên thống nhất bằng văn bản; Bên B vẫn tiếp tục theo dõi độ ổn định và thông báo ngay cho Bên A nếu phát hiện bất thường.</w:t>
        </w:r>
      </w:ins>
    </w:p>
    <w:p w14:paraId="554B6247" w14:textId="427B6058" w:rsidR="00DC521F" w:rsidRPr="00853FC4" w:rsidRDefault="00531420" w:rsidP="005821D5">
      <w:pPr>
        <w:pStyle w:val="ListParagraph"/>
        <w:numPr>
          <w:ilvl w:val="0"/>
          <w:numId w:val="2"/>
        </w:numPr>
        <w:jc w:val="both"/>
        <w:rPr>
          <w:b/>
          <w:color w:val="000000"/>
          <w:sz w:val="26"/>
          <w:szCs w:val="26"/>
        </w:rPr>
      </w:pPr>
      <w:del w:id="9115" w:author="DS Corporation" w:date="2026-10-09T09:00:00Z">
        <w:r>
          <w:rPr>
            <w:sz w:val="26"/>
            <w:szCs w:val="26"/>
          </w:rPr>
          <w:delText xml:space="preserve">Số lượng thực tế có thể giao động từ ± 5 - 10% so với số lượng Bên B đã đặt hàng trước đó, đồng thời thanh toán theo số lượng thực sau sản xuất.</w:delText>
        </w:r>
      </w:del>
      <w:ins w:id="9116" w:author="DS Corporation" w:date="2026-10-09T09:00:00Z">
        <w:r>
          <w:rPr>
            <w:sz w:val="26"/>
            <w:szCs w:val="26"/>
          </w:rPr>
          <w:t xml:space="preserve">Số lượng giao thực tế được phép sai lệch trong phạm vi ± 3% so với số lượng Bên A đặt hàng nhưng không vượt quá số lượng đặt hàng; thanh toán theo số lượng thực tế đạt chất lượng. Trường hợp thiếu hụt vượt quá 3% do lỗi của Bên B, Bên B sản xuất bù trong vòng 10 ngày làm việc mà không phát sinh chi phí cho Bên A.</w:t>
        </w:r>
      </w:ins>
    </w:p>
    <w:p w14:paraId="48062A70" w14:textId="11CF7DFE" w:rsidR="00DC521F" w:rsidRPr="00853FC4" w:rsidRDefault="00D67943" w:rsidP="005821D5">
      <w:pPr>
        <w:pStyle w:val="ListParagraph"/>
        <w:numPr>
          <w:ilvl w:val="0"/>
          <w:numId w:val="2"/>
        </w:numPr>
        <w:jc w:val="both"/>
        <w:rPr>
          <w:b/>
          <w:sz w:val="26"/>
          <w:szCs w:val="26"/>
        </w:rPr>
      </w:pPr>
      <w:del w:id="9117" w:author="DS Corporation" w:date="2026-10-09T09:00:00Z">
        <w:r>
          <w:rPr>
            <w:sz w:val="26"/>
            <w:szCs w:val="26"/>
          </w:rPr>
          <w:delText xml:space="preserve">Tất cả các loại thuế, phí, chi phí vận chuyển hàng hóa, chi phí xếp hàng, dỡ hàng và các chi phí khác (nếu có) Bên A sẽ thông báo cho Bên B trước khi giao hàng.</w:delText>
        </w:r>
      </w:del>
      <w:ins w:id="9118" w:author="DS Corporation" w:date="2026-10-09T09:00:00Z">
        <w:r>
          <w:rPr>
            <w:sz w:val="26"/>
            <w:szCs w:val="26"/>
          </w:rPr>
          <w:t xml:space="preserve">Các loại thuế, phí, chi phí vận chuyển, xếp dỡ và chi phí khác ngoài đơn giá (nếu có) chỉ được tính cho Bên A khi Bên B báo trước bằng văn bản và được Bên A chấp thuận trước khi thực hiện.</w:t>
        </w:r>
      </w:ins>
    </w:p>
    <w:p w14:paraId="2F96F310" w14:textId="77777777" w:rsidR="00DC521F" w:rsidRPr="00853FC4" w:rsidRDefault="00D67943" w:rsidP="005821D5">
      <w:pPr>
        <w:pStyle w:val="ListParagraph"/>
        <w:numPr>
          <w:ilvl w:val="0"/>
          <w:numId w:val="2"/>
        </w:numPr>
        <w:jc w:val="both"/>
        <w:rPr>
          <w:b/>
          <w:color w:val="000000"/>
          <w:sz w:val="26"/>
          <w:szCs w:val="26"/>
        </w:rPr>
      </w:pPr>
      <w:r>
        <w:rPr>
          <w:sz w:val="26"/>
          <w:szCs w:val="26"/>
        </w:rPr>
        <w:t>Gi</w:t>
      </w:r>
      <w:r>
        <w:rPr>
          <w:sz w:val="26"/>
          <w:szCs w:val="26"/>
          <w:lang w:val="vi-VN"/>
        </w:rPr>
        <w:t>á nguyên liệu (là dung dịch sản phẩm</w:t>
      </w:r>
      <w:r>
        <w:rPr>
          <w:sz w:val="26"/>
          <w:szCs w:val="26"/>
        </w:rPr>
        <w:t xml:space="preserve"> theo kg hoặc theo định mức chiết rót</w:t>
      </w:r>
      <w:r>
        <w:rPr>
          <w:sz w:val="26"/>
          <w:szCs w:val="26"/>
          <w:lang w:val="vi-VN"/>
        </w:rPr>
        <w:t>)</w:t>
      </w:r>
      <w:r>
        <w:rPr>
          <w:sz w:val="26"/>
          <w:szCs w:val="26"/>
        </w:rPr>
        <w:t>.</w:t>
      </w:r>
    </w:p>
    <w:p w14:paraId="4CF787A0" w14:textId="085AB140" w:rsidR="00DC521F" w:rsidRPr="00853FC4" w:rsidRDefault="00D67943" w:rsidP="005821D5">
      <w:pPr>
        <w:pStyle w:val="ListParagraph"/>
        <w:numPr>
          <w:ilvl w:val="0"/>
          <w:numId w:val="2"/>
        </w:numPr>
        <w:jc w:val="both"/>
        <w:rPr>
          <w:b/>
          <w:color w:val="000000"/>
          <w:sz w:val="26"/>
          <w:szCs w:val="26"/>
        </w:rPr>
      </w:pPr>
      <w:r>
        <w:rPr>
          <w:sz w:val="26"/>
          <w:szCs w:val="26"/>
        </w:rPr>
        <w:t xml:space="preserve">Chi phí gia công: Định mức theo cấu phần thành phẩm hoặc đóng gói dưới dạng thành phẩm theo yêu cầu của </w:t>
      </w:r>
      <w:del w:id="9249" w:author="DS Corporation" w:date="2026-10-09T09:00:00Z">
        <w:r>
          <w:rPr>
            <w:sz w:val="26"/>
            <w:szCs w:val="26"/>
          </w:rPr>
          <w:delText xml:space="preserve">Bên B</w:delText>
        </w:r>
      </w:del>
      <w:ins w:id="9250" w:author="DS Corporation" w:date="2026-10-09T09:00:00Z">
        <w:r>
          <w:rPr>
            <w:sz w:val="26"/>
            <w:szCs w:val="26"/>
          </w:rPr>
          <w:t xml:space="preserve">Bên A</w:t>
        </w:r>
      </w:ins>
      <w:r>
        <w:rPr>
          <w:sz w:val="26"/>
          <w:szCs w:val="26"/>
        </w:rPr>
        <w:t xml:space="preserve">.</w:t>
      </w:r>
    </w:p>
    <w:p w14:paraId="4F1AE4A8" w14:textId="5616959C" w:rsidR="00DC521F" w:rsidRPr="00853FC4" w:rsidRDefault="00D67943" w:rsidP="005821D5">
      <w:pPr>
        <w:pStyle w:val="ListParagraph"/>
        <w:numPr>
          <w:ilvl w:val="0"/>
          <w:numId w:val="2"/>
        </w:numPr>
        <w:jc w:val="both"/>
        <w:rPr>
          <w:b/>
          <w:color w:val="000000"/>
          <w:sz w:val="26"/>
          <w:szCs w:val="26"/>
        </w:rPr>
      </w:pPr>
      <w:r>
        <w:rPr>
          <w:sz w:val="26"/>
          <w:szCs w:val="26"/>
        </w:rPr>
        <w:t xml:space="preserve">Chi phí bao bì: Bao gồm tất cả các vật tư (Chai/ hũ/ tuýp, hộp, màng co, băng keo thường, thùng carton trơn…) sau khi hai Bên thống nhất.</w:t>
      </w:r>
    </w:p>
    <w:p w14:paraId="55C2F193" w14:textId="47DEC0D4" w:rsidR="00CA4EE9" w:rsidRPr="00853FC4" w:rsidRDefault="00D67943" w:rsidP="005821D5">
      <w:pPr>
        <w:pStyle w:val="ListParagraph"/>
        <w:numPr>
          <w:ilvl w:val="0"/>
          <w:numId w:val="2"/>
        </w:numPr>
        <w:jc w:val="both"/>
        <w:rPr>
          <w:b/>
          <w:color w:val="000000"/>
          <w:sz w:val="26"/>
          <w:szCs w:val="26"/>
        </w:rPr>
      </w:pPr>
      <w:r>
        <w:rPr>
          <w:sz w:val="26"/>
          <w:szCs w:val="26"/>
        </w:rPr>
        <w:t xml:space="preserve">Trong trường hợp </w:t>
      </w:r>
      <w:del w:id="9251" w:author="DS Corporation" w:date="2026-10-09T09:00:00Z">
        <w:r>
          <w:rPr>
            <w:sz w:val="26"/>
            <w:szCs w:val="26"/>
          </w:rPr>
          <w:delText xml:space="preserve">Bên B</w:delText>
        </w:r>
      </w:del>
      <w:ins w:id="9252" w:author="DS Corporation" w:date="2026-10-09T09:00:00Z">
        <w:r>
          <w:rPr>
            <w:sz w:val="26"/>
            <w:szCs w:val="26"/>
          </w:rPr>
          <w:t xml:space="preserve">Bên A</w:t>
        </w:r>
      </w:ins>
      <w:r>
        <w:rPr>
          <w:sz w:val="26"/>
          <w:szCs w:val="26"/>
        </w:rPr>
        <w:t xml:space="preserve"> cung cấp toàn bộ bao bì (Chai/ hũ/ tuýp, hộp, màng co, băng keo thường, thùng carton trơn…) cho </w:t>
      </w:r>
      <w:del w:id="9253" w:author="DS Corporation" w:date="2026-10-09T09:00:00Z">
        <w:r>
          <w:rPr>
            <w:sz w:val="26"/>
            <w:szCs w:val="26"/>
          </w:rPr>
          <w:delText xml:space="preserve">Bên A</w:delText>
        </w:r>
      </w:del>
      <w:ins w:id="9254" w:author="DS Corporation" w:date="2026-10-09T09:00:00Z">
        <w:r>
          <w:rPr>
            <w:sz w:val="26"/>
            <w:szCs w:val="26"/>
          </w:rPr>
          <w:t xml:space="preserve">Bên B</w:t>
        </w:r>
      </w:ins>
      <w:r>
        <w:rPr>
          <w:sz w:val="26"/>
          <w:szCs w:val="26"/>
        </w:rPr>
        <w:t xml:space="preserve"> thì giá gia công chỉ bao gồm giá nguyên liệu và chi phí gia công. </w:t>
      </w:r>
    </w:p>
    <w:p>
      <w:pPr>
        <w:pStyle w:val="ListParagraph"/>
        <w:numPr>
          <w:ilvl w:val="0"/>
          <w:numId w:val="2"/>
        </w:numPr>
        <w:jc w:val="both"/>
        <w:rPr>
          <w:ins w:id="9119" w:author="DS Corporation" w:date="2026-10-09T09:00:00Z"/>
          <w:b/>
          <w:color w:val="000000"/>
          <w:sz w:val="26"/>
          <w:szCs w:val="26"/>
        </w:rPr>
      </w:pPr>
      <w:ins w:id="9120" w:author="DS Corporation" w:date="2026-10-09T09:00:00Z">
        <w:r>
          <w:rPr>
            <w:sz w:val="26"/>
            <w:szCs w:val="26"/>
          </w:rPr>
          <w:t xml:space="preserve">Bên B cung cấp bảng cấu thành đơn giá (giá dịch theo kg, định mức gam/chai, chi phí chiết rót, dán nhãn, đóng hộp, co màng, đóng thùng) tại Phụ lục 03 làm cơ sở đối chiếu.</w:t>
        </w:r>
      </w:ins>
    </w:p>
    <w:p w14:paraId="32BA6780" w14:textId="2B8541BA" w:rsidR="004E0D6D" w:rsidRPr="00853FC4" w:rsidRDefault="004E0D6D" w:rsidP="004E0D6D">
      <w:pPr>
        <w:pStyle w:val="ListParagraph"/>
        <w:numPr>
          <w:ilvl w:val="0"/>
          <w:numId w:val="2"/>
        </w:numPr>
        <w:spacing w:before="120"/>
        <w:jc w:val="both"/>
        <w:rPr>
          <w:color w:val="000000" w:themeColor="text1"/>
          <w:sz w:val="26"/>
          <w:szCs w:val="26"/>
          <w:lang w:val="vi-VN"/>
        </w:rPr>
      </w:pPr>
      <w:r>
        <w:rPr>
          <w:color w:val="000000" w:themeColor="text1"/>
          <w:sz w:val="26"/>
          <w:szCs w:val="26"/>
        </w:rPr>
        <w:lastRenderedPageBreak/>
        <w:t xml:space="preserve">Hai Bên thống nhất rằng đối với các sản phẩm sử dụng nguyên liệu có nguồn gốc tự nhiên (bao gồm nhưng không giới hạn: tinh dầu, chiết xuất thực vật, nguyên liệ</w:t>
      </w:r>
      <w:r>
        <w:rPr>
          <w:color w:val="000000" w:themeColor="text1"/>
          <w:sz w:val="26"/>
          <w:szCs w:val="26"/>
          <w:lang w:val="vi-VN"/>
        </w:rPr>
        <w:t>u</w:t>
      </w:r>
      <w:r>
        <w:rPr>
          <w:color w:val="000000" w:themeColor="text1"/>
          <w:sz w:val="26"/>
          <w:szCs w:val="26"/>
        </w:rPr>
        <w:t xml:space="preserve">...), sản phẩm có thể có sự thay đổi nhẹ về màu sắc, mùi hương, độ đậm nhạt hoặc đặc tính cảm quan giữa các lô sản xuất do sự biến thiên tự nhiên của nguyên liệu đầu vào. Các sai lệch trong phạm vi cho phép của </w:t>
      </w:r>
      <w:del w:id="9121" w:author="DS Corporation" w:date="2026-10-09T09:00:00Z">
        <w:r>
          <w:rPr>
            <w:color w:val="000000" w:themeColor="text1"/>
            <w:sz w:val="26"/>
            <w:szCs w:val="26"/>
          </w:rPr>
          <w:delText xml:space="preserve">tiêu chuẩn chất lượng đã thống nhất</w:delText>
        </w:r>
      </w:del>
      <w:ins w:id="9122" w:author="DS Corporation" w:date="2026-10-09T09:00:00Z">
        <w:r>
          <w:rPr>
            <w:color w:val="000000" w:themeColor="text1"/>
            <w:sz w:val="26"/>
            <w:szCs w:val="26"/>
          </w:rPr>
          <w:t xml:space="preserve">Tiêu chuẩn cơ sở tại Phụ lục 02 và mẫu chốt</w:t>
        </w:r>
      </w:ins>
      <w:r>
        <w:rPr>
          <w:color w:val="000000" w:themeColor="text1"/>
          <w:sz w:val="26"/>
          <w:szCs w:val="26"/>
        </w:rPr>
        <w:t xml:space="preserve"> không được xem là lỗi sản phẩm </w:t>
      </w:r>
      <w:del w:id="9123" w:author="DS Corporation" w:date="2026-10-09T09:00:00Z">
        <w:r>
          <w:rPr>
            <w:color w:val="000000" w:themeColor="text1"/>
            <w:sz w:val="26"/>
            <w:szCs w:val="26"/>
          </w:rPr>
          <w:delText xml:space="preserve">hoặc cơ sở để từ chối nhận hàng.</w:delText>
        </w:r>
      </w:del>
      <w:ins w:id="9124" w:author="DS Corporation" w:date="2026-10-09T09:00:00Z">
        <w:r>
          <w:rPr>
            <w:color w:val="000000" w:themeColor="text1"/>
            <w:sz w:val="26"/>
            <w:szCs w:val="26"/>
          </w:rPr>
          <w:t xml:space="preserve">hoặc cơ sở để từ chối nhận hàng; sai lệch vượt ngoài phạm vi này được coi là lỗi sản phẩm.</w:t>
        </w:r>
      </w:ins>
    </w:p>
    <w:p w14:paraId="34215DD6" w14:textId="77777777" w:rsidR="004E5E47" w:rsidRPr="00853FC4" w:rsidRDefault="004E0D6D" w:rsidP="004E5E47">
      <w:pPr>
        <w:pStyle w:val="ListParagraph"/>
        <w:numPr>
          <w:ilvl w:val="0"/>
          <w:numId w:val="17"/>
        </w:numPr>
        <w:spacing w:before="120"/>
        <w:ind w:left="851" w:hanging="425"/>
        <w:jc w:val="both"/>
        <w:rPr>
          <w:color w:val="000000" w:themeColor="text1"/>
          <w:sz w:val="26"/>
          <w:szCs w:val="26"/>
          <w:lang w:val="vi-VN"/>
        </w:rPr>
      </w:pPr>
      <w:r>
        <w:rPr>
          <w:color w:val="000000" w:themeColor="text1"/>
          <w:sz w:val="26"/>
          <w:szCs w:val="26"/>
        </w:rPr>
        <w:t xml:space="preserve">Mùi hương của sản phẩm có thể có sự thay đổi nhẹ theo thời gian do đặc tính tự nhiên của các thành phần hương liệu và quá trình lưu giữ sản phẩm. </w:t>
      </w:r>
    </w:p>
    <w:p w14:paraId="7F19A764" w14:textId="77777777" w:rsidR="004E5E47" w:rsidRPr="00853FC4" w:rsidRDefault="004E0D6D" w:rsidP="004E5E47">
      <w:pPr>
        <w:pStyle w:val="ListParagraph"/>
        <w:numPr>
          <w:ilvl w:val="0"/>
          <w:numId w:val="17"/>
        </w:numPr>
        <w:spacing w:before="120"/>
        <w:ind w:left="851" w:hanging="425"/>
        <w:jc w:val="both"/>
        <w:rPr>
          <w:color w:val="000000" w:themeColor="text1"/>
          <w:sz w:val="26"/>
          <w:szCs w:val="26"/>
          <w:lang w:val="vi-VN"/>
        </w:rPr>
      </w:pPr>
      <w:r>
        <w:rPr>
          <w:color w:val="000000" w:themeColor="text1"/>
          <w:sz w:val="26"/>
          <w:szCs w:val="26"/>
        </w:rPr>
        <w:t>Nguyên liệu có nguồn gốc tự nhiên có thể có sự khác biệt nhẹ về màu sắc, độ trong, kết cấu giữa các lô sản xuất do ảnh hưởng của nguồn nguyên liệu đầu vào.</w:t>
      </w:r>
    </w:p>
    <w:p w14:paraId="1637A091" w14:textId="77777777" w:rsidR="004E5E47" w:rsidRPr="00853FC4" w:rsidRDefault="004E0D6D" w:rsidP="004E5E47">
      <w:pPr>
        <w:pStyle w:val="ListParagraph"/>
        <w:numPr>
          <w:ilvl w:val="0"/>
          <w:numId w:val="17"/>
        </w:numPr>
        <w:spacing w:before="120"/>
        <w:ind w:left="851" w:hanging="425"/>
        <w:jc w:val="both"/>
        <w:rPr>
          <w:color w:val="000000" w:themeColor="text1"/>
          <w:sz w:val="26"/>
          <w:szCs w:val="26"/>
          <w:lang w:val="vi-VN"/>
        </w:rPr>
      </w:pPr>
      <w:r>
        <w:rPr>
          <w:color w:val="000000" w:themeColor="text1"/>
          <w:sz w:val="26"/>
          <w:szCs w:val="26"/>
        </w:rPr>
        <w:t>Tinh dầu tự nhiên có thể thay đổi nhẹ về sắc thái mùi, màu sắc và cường độ hương theo từng mùa vụ, điều kiện khí hậu, vùng trồng và thời điểm thu hoạch nguyên liệu.</w:t>
      </w:r>
    </w:p>
    <w:p w14:paraId="6F178A41" w14:textId="77777777" w:rsidR="004E0D6D" w:rsidRPr="00853FC4" w:rsidRDefault="004E0D6D" w:rsidP="004E5E47">
      <w:pPr>
        <w:pStyle w:val="ListParagraph"/>
        <w:numPr>
          <w:ilvl w:val="0"/>
          <w:numId w:val="17"/>
        </w:numPr>
        <w:spacing w:before="120"/>
        <w:ind w:left="851" w:hanging="425"/>
        <w:jc w:val="both"/>
        <w:rPr>
          <w:color w:val="000000" w:themeColor="text1"/>
          <w:sz w:val="26"/>
          <w:szCs w:val="26"/>
          <w:lang w:val="vi-VN"/>
        </w:rPr>
      </w:pPr>
      <w:r>
        <w:rPr>
          <w:color w:val="000000" w:themeColor="text1"/>
          <w:sz w:val="26"/>
          <w:szCs w:val="26"/>
        </w:rPr>
        <w:t xml:space="preserve">Những thay đổi này là đặc tính tự nhiên của nguyên liệu và không ảnh hưởng đến chất lượng, độ an toàn hoặc công năng của sản phẩm khi được sản xuất </w:t>
      </w:r>
      <w:del w:id="9125" w:author="DS Corporation" w:date="2026-10-09T09:00:00Z">
        <w:r>
          <w:rPr>
            <w:color w:val="000000" w:themeColor="text1"/>
            <w:sz w:val="26"/>
            <w:szCs w:val="26"/>
          </w:rPr>
          <w:delText xml:space="preserve">theo đúng tiêu chuẩn kiểm soát chất lượng.</w:delText>
        </w:r>
      </w:del>
      <w:ins w:id="9126" w:author="DS Corporation" w:date="2026-10-09T09:00:00Z">
        <w:r>
          <w:rPr>
            <w:color w:val="000000" w:themeColor="text1"/>
            <w:sz w:val="26"/>
            <w:szCs w:val="26"/>
          </w:rPr>
          <w:t xml:space="preserve">theo đúng tiêu chuẩn kiểm soát chất lượng và Tiêu chuẩn cơ sở tại Phụ lục 02.</w:t>
        </w:r>
      </w:ins>
    </w:p>
    <w:p>
      <w:pPr>
        <w:pStyle w:val="ListParagraph"/>
        <w:numPr>
          <w:ilvl w:val="0"/>
          <w:numId w:val="17"/>
        </w:numPr>
        <w:spacing w:before="120"/>
        <w:ind w:left="851" w:hanging="425"/>
        <w:jc w:val="both"/>
        <w:rPr>
          <w:ins w:id="9127" w:author="DS Corporation" w:date="2026-10-09T09:00:00Z"/>
          <w:color w:val="000000" w:themeColor="text1"/>
          <w:sz w:val="26"/>
          <w:szCs w:val="26"/>
          <w:lang w:val="vi-VN"/>
        </w:rPr>
      </w:pPr>
      <w:ins w:id="9128" w:author="DS Corporation" w:date="2026-10-09T09:00:00Z">
        <w:r>
          <w:rPr>
            <w:color w:val="000000" w:themeColor="text1"/>
            <w:sz w:val="26"/>
            <w:szCs w:val="26"/>
          </w:rPr>
          <w:t xml:space="preserve">Yêu cầu kỹ thuật công thức: Bên B sản xuất sản phẩm theo công thức LOT 26I261 đáp ứng Phụ lục 01, trong đó hàm lượng của 08 thành phần chủ chốt nằm trong khoảng quy định để bảo đảm công dụng tương đương sản phẩm tham chiếu, và tuân thủ các giới hạn an toàn. Yêu cầu này nằm trong đơn giá đã thỏa thuận tại Điều 1, không làm phát sinh chi phí cho Bên A.</w:t>
        </w:r>
      </w:ins>
    </w:p>
    <w:p>
      <w:pPr>
        <w:pStyle w:val="ListParagraph"/>
        <w:numPr>
          <w:ilvl w:val="0"/>
          <w:numId w:val="17"/>
        </w:numPr>
        <w:spacing w:before="120"/>
        <w:ind w:left="851" w:hanging="425"/>
        <w:jc w:val="both"/>
        <w:rPr>
          <w:ins w:id="9129" w:author="DS Corporation" w:date="2026-10-09T09:00:00Z"/>
          <w:color w:val="000000" w:themeColor="text1"/>
          <w:sz w:val="26"/>
          <w:szCs w:val="26"/>
          <w:lang w:val="vi-VN"/>
        </w:rPr>
      </w:pPr>
      <w:ins w:id="9130" w:author="DS Corporation" w:date="2026-10-09T09:00:00Z">
        <w:r>
          <w:rPr>
            <w:color w:val="000000" w:themeColor="text1"/>
            <w:sz w:val="26"/>
            <w:szCs w:val="26"/>
          </w:rPr>
          <w:t xml:space="preserve">Bàn giao công thức: Trong vòng 05 ngày làm việc kể từ ngày ký Hợp đồng và trước khi Bên A ký xác nhận mẫu chốt, Bên B bàn giao cho Bên A Hồ sơ công thức đầy đủ theo Phụ lục 01 mục D, gồm: bảng định lượng 100% thành phần (tên thương mại, INCI, số CAS, % khối lượng, chức năng, nhà sản xuất/nhà cung cấp, cấp độ nguyên liệu), quy trình sản xuất (thứ tự phối trộn, nhiệt độ, thời gian, tốc độ khuấy, điều kiện lọc và chiết rót), các điểm kiểm soát trong quá trình, tiêu chuẩn và COA nguyên liệu, chứng nhận IFRA/bảng allergen của tinh dầu. Mọi thay đổi công thức, nhà cung cấp hoặc cấp độ nguyên liệu sau đó phải được Bên A chấp thuận trước bằng văn bản và cập nhật vào Hồ sơ công thức.</w:t>
        </w:r>
      </w:ins>
    </w:p>
    <w:p>
      <w:pPr>
        <w:pStyle w:val="ListParagraph"/>
        <w:numPr>
          <w:ilvl w:val="0"/>
          <w:numId w:val="17"/>
        </w:numPr>
        <w:spacing w:before="120"/>
        <w:ind w:left="851" w:hanging="425"/>
        <w:jc w:val="both"/>
        <w:rPr>
          <w:ins w:id="9131" w:author="DS Corporation" w:date="2026-10-09T09:00:00Z"/>
          <w:color w:val="000000" w:themeColor="text1"/>
          <w:sz w:val="26"/>
          <w:szCs w:val="26"/>
          <w:lang w:val="vi-VN"/>
        </w:rPr>
      </w:pPr>
      <w:ins w:id="9132" w:author="DS Corporation" w:date="2026-10-09T09:00:00Z">
        <w:r>
          <w:rPr>
            <w:color w:val="000000" w:themeColor="text1"/>
            <w:sz w:val="26"/>
            <w:szCs w:val="26"/>
          </w:rPr>
          <w:t xml:space="preserve">Quyền sở hữu công thức: Công thức LOT 26I261 được phát triển theo yêu cầu, định hướng sản phẩm và đơn đặt hàng của Bên A, là sản phẩm gia công theo Hợp đồng OEM này; Hồ sơ công thức và mọi quyền đối với công thức thuộc về Bên A kể từ ngày Bên A thanh toán Đợt 1. Bên B được tiếp tục sử dụng kiến thức, kỹ năng chung và nguyên liệu nền phổ thông của mình nhưng không được sản xuất, chuyển giao hoặc cung cấp cho bên thứ ba sản phẩm sử dụng công thức này hoặc công thức gần như đồng nhất.</w:t>
        </w:r>
      </w:ins>
    </w:p>
    <w:p>
      <w:pPr>
        <w:pStyle w:val="ListParagraph"/>
        <w:numPr>
          <w:ilvl w:val="0"/>
          <w:numId w:val="17"/>
        </w:numPr>
        <w:spacing w:before="120"/>
        <w:ind w:left="851" w:hanging="425"/>
        <w:jc w:val="both"/>
        <w:rPr>
          <w:ins w:id="9133" w:author="DS Corporation" w:date="2026-10-09T09:00:00Z"/>
          <w:color w:val="000000" w:themeColor="text1"/>
          <w:sz w:val="26"/>
          <w:szCs w:val="26"/>
          <w:lang w:val="vi-VN"/>
        </w:rPr>
      </w:pPr>
      <w:ins w:id="9134" w:author="DS Corporation" w:date="2026-10-09T09:00:00Z">
        <w:r>
          <w:rPr>
            <w:color w:val="000000" w:themeColor="text1"/>
            <w:sz w:val="26"/>
            <w:szCs w:val="26"/>
          </w:rPr>
          <w:t xml:space="preserve">Mỗi lô thành phẩm phải kèm Phiếu kiểm nghiệm (COA) của Bên B. Lô đầu tiên được kiểm nghiệm vi sinh, kim loại nặng và hàm lượng Bakuchiol tại đơn vị kiểm nghiệm đủ điều kiện; chi phí đã bao gồm trong đơn giá.</w:t>
        </w:r>
      </w:ins>
    </w:p>
    <w:p w14:paraId="751FC690" w14:textId="77777777" w:rsidR="00CA4EE9" w:rsidRPr="00853FC4" w:rsidRDefault="00C858F2" w:rsidP="0075380C">
      <w:pPr>
        <w:pBdr>
          <w:top w:val="nil"/>
          <w:left w:val="nil"/>
          <w:bottom w:val="nil"/>
          <w:right w:val="nil"/>
          <w:between w:val="nil"/>
        </w:pBdr>
        <w:spacing w:line="276" w:lineRule="auto"/>
        <w:jc w:val="both"/>
        <w:rPr>
          <w:b/>
          <w:bCs/>
          <w:sz w:val="26"/>
          <w:szCs w:val="26"/>
        </w:rPr>
      </w:pPr>
      <w:r>
        <w:rPr>
          <w:b/>
          <w:bCs/>
          <w:sz w:val="26"/>
          <w:szCs w:val="26"/>
          <w:u w:val="single"/>
        </w:rPr>
        <w:t>ĐIỀU 2</w:t>
      </w:r>
      <w:r>
        <w:rPr>
          <w:b/>
          <w:bCs/>
          <w:sz w:val="26"/>
          <w:szCs w:val="26"/>
        </w:rPr>
        <w:t>: GIÁ TRỊ HỢP ĐỒNG VÀ PHƯƠNG THỨC THANH TOÁN</w:t>
      </w:r>
    </w:p>
    <w:p w14:paraId="5F117254" w14:textId="2D447B66" w:rsidR="00CA4EE9" w:rsidRPr="00853FC4" w:rsidRDefault="00CA4EE9" w:rsidP="00151DE6">
      <w:pPr>
        <w:pStyle w:val="ListParagraph"/>
        <w:numPr>
          <w:ilvl w:val="0"/>
          <w:numId w:val="2"/>
        </w:numPr>
        <w:jc w:val="both"/>
        <w:rPr>
          <w:b/>
          <w:color w:val="000000"/>
          <w:sz w:val="26"/>
          <w:szCs w:val="26"/>
        </w:rPr>
      </w:pPr>
      <w:r>
        <w:rPr>
          <w:sz w:val="26"/>
          <w:szCs w:val="26"/>
        </w:rPr>
        <w:t>Giá trị của hợp đồng là:</w:t>
      </w:r>
      <w:r>
        <w:rPr>
          <w:spacing w:val="15"/>
          <w:sz w:val="26"/>
          <w:szCs w:val="26"/>
        </w:rPr>
        <w:t xml:space="preserve"> </w:t>
      </w:r>
      <w:r>
        <w:rPr>
          <w:b/>
          <w:spacing w:val="15"/>
          <w:sz w:val="26"/>
          <w:szCs w:val="26"/>
        </w:rPr>
        <w:t>129.168.000</w:t>
      </w:r>
      <w:r>
        <w:rPr>
          <w:spacing w:val="15"/>
          <w:sz w:val="26"/>
          <w:szCs w:val="26"/>
        </w:rPr>
        <w:t xml:space="preserve"> </w:t>
      </w:r>
      <w:r>
        <w:rPr>
          <w:b/>
          <w:bCs/>
          <w:spacing w:val="15"/>
          <w:sz w:val="26"/>
          <w:szCs w:val="26"/>
        </w:rPr>
        <w:t>VNĐ</w:t>
      </w:r>
      <w:r>
        <w:rPr>
          <w:b/>
          <w:sz w:val="26"/>
          <w:szCs w:val="26"/>
        </w:rPr>
        <w:t xml:space="preserve"> </w:t>
      </w:r>
      <w:r>
        <w:rPr>
          <w:sz w:val="26"/>
          <w:szCs w:val="26"/>
        </w:rPr>
        <w:t>(</w:t>
      </w:r>
      <w:r>
        <w:rPr>
          <w:i/>
          <w:sz w:val="26"/>
          <w:szCs w:val="26"/>
        </w:rPr>
        <w:t>Bằng chữ: Một trăm hai mươi chín triệu một trăm sáu mươi tám nghìn đồng</w:t>
      </w:r>
      <w:r>
        <w:rPr>
          <w:sz w:val="26"/>
          <w:szCs w:val="26"/>
        </w:rPr>
        <w:t>).</w:t>
      </w:r>
    </w:p>
    <w:p w14:paraId="3B5BEFA3" w14:textId="77777777" w:rsidR="00CA4EE9" w:rsidRPr="00853FC4" w:rsidRDefault="00A15083" w:rsidP="00194C4E">
      <w:pPr>
        <w:pStyle w:val="ListParagraph"/>
        <w:numPr>
          <w:ilvl w:val="0"/>
          <w:numId w:val="2"/>
        </w:numPr>
        <w:jc w:val="both"/>
        <w:rPr>
          <w:b/>
          <w:color w:val="000000"/>
          <w:sz w:val="26"/>
          <w:szCs w:val="26"/>
        </w:rPr>
      </w:pPr>
      <w:r>
        <w:rPr>
          <w:sz w:val="26"/>
          <w:szCs w:val="26"/>
        </w:rPr>
        <w:t>Loại tiền tệ: Việt Nam đồng</w:t>
      </w:r>
      <w:r>
        <w:rPr>
          <w:spacing w:val="-1"/>
          <w:sz w:val="26"/>
          <w:szCs w:val="26"/>
        </w:rPr>
        <w:t xml:space="preserve"> </w:t>
      </w:r>
      <w:r>
        <w:rPr>
          <w:sz w:val="26"/>
          <w:szCs w:val="26"/>
        </w:rPr>
        <w:t>(</w:t>
      </w:r>
      <w:r>
        <w:rPr>
          <w:b/>
          <w:sz w:val="26"/>
          <w:szCs w:val="26"/>
        </w:rPr>
        <w:t>VNĐ</w:t>
      </w:r>
      <w:r>
        <w:rPr>
          <w:sz w:val="26"/>
          <w:szCs w:val="26"/>
        </w:rPr>
        <w:t>).</w:t>
      </w:r>
    </w:p>
    <w:p w14:paraId="51050200" w14:textId="77777777" w:rsidR="00CA4EE9" w:rsidRPr="00853FC4" w:rsidRDefault="00911F5C" w:rsidP="00194C4E">
      <w:pPr>
        <w:pStyle w:val="ListParagraph"/>
        <w:numPr>
          <w:ilvl w:val="0"/>
          <w:numId w:val="2"/>
        </w:numPr>
        <w:jc w:val="both"/>
        <w:rPr>
          <w:b/>
          <w:color w:val="000000"/>
          <w:sz w:val="26"/>
          <w:szCs w:val="26"/>
        </w:rPr>
      </w:pPr>
      <w:r>
        <w:rPr>
          <w:sz w:val="26"/>
          <w:szCs w:val="26"/>
        </w:rPr>
        <w:t xml:space="preserve">Hình thức thanh toán: Chuyển khoản. </w:t>
      </w:r>
    </w:p>
    <w:p w14:paraId="482AA645" w14:textId="4F6845C1" w:rsidR="00B930DC" w:rsidRPr="00853FC4" w:rsidRDefault="00B930DC" w:rsidP="00194C4E">
      <w:pPr>
        <w:pStyle w:val="ListParagraph"/>
        <w:numPr>
          <w:ilvl w:val="0"/>
          <w:numId w:val="2"/>
        </w:numPr>
        <w:jc w:val="both"/>
        <w:rPr>
          <w:b/>
          <w:color w:val="000000"/>
          <w:sz w:val="26"/>
          <w:szCs w:val="26"/>
        </w:rPr>
      </w:pPr>
      <w:r>
        <w:rPr>
          <w:sz w:val="26"/>
          <w:szCs w:val="26"/>
        </w:rPr>
        <w:t xml:space="preserve">Phương thức thanh toán: </w:t>
      </w:r>
      <w:del w:id="9255" w:author="DS Corporation" w:date="2026-10-09T09:00:00Z">
        <w:r>
          <w:rPr>
            <w:sz w:val="26"/>
            <w:szCs w:val="26"/>
          </w:rPr>
          <w:delText xml:space="preserve">Bên B</w:delText>
        </w:r>
      </w:del>
      <w:ins w:id="9256" w:author="DS Corporation" w:date="2026-10-09T09:00:00Z">
        <w:r>
          <w:rPr>
            <w:sz w:val="26"/>
            <w:szCs w:val="26"/>
          </w:rPr>
          <w:t xml:space="preserve">Bên A</w:t>
        </w:r>
      </w:ins>
      <w:r>
        <w:rPr>
          <w:sz w:val="26"/>
          <w:szCs w:val="26"/>
        </w:rPr>
        <w:t xml:space="preserve"> sẽ thanh toán bằng Đồng Việt Nam vào tài khoản ngân hàng của </w:t>
      </w:r>
      <w:del w:id="9257" w:author="DS Corporation" w:date="2026-10-09T09:00:00Z">
        <w:r>
          <w:rPr>
            <w:sz w:val="26"/>
            <w:szCs w:val="26"/>
          </w:rPr>
          <w:delText xml:space="preserve">Bên A</w:delText>
        </w:r>
      </w:del>
      <w:ins w:id="9258" w:author="DS Corporation" w:date="2026-10-09T09:00:00Z">
        <w:r>
          <w:rPr>
            <w:sz w:val="26"/>
            <w:szCs w:val="26"/>
          </w:rPr>
          <w:t xml:space="preserve">Bên B</w:t>
        </w:r>
      </w:ins>
      <w:r>
        <w:rPr>
          <w:sz w:val="26"/>
          <w:szCs w:val="26"/>
        </w:rPr>
        <w:t xml:space="preserve"> theo thông tin:</w:t>
      </w:r>
    </w:p>
    <w:p w14:paraId="273990F7" w14:textId="77777777" w:rsidR="00B930DC" w:rsidRPr="00853FC4" w:rsidRDefault="00CA4EE9" w:rsidP="00194C4E">
      <w:pPr>
        <w:widowControl w:val="0"/>
        <w:shd w:val="clear" w:color="auto" w:fill="FFFFFF" w:themeFill="background1"/>
        <w:tabs>
          <w:tab w:val="left" w:pos="720"/>
          <w:tab w:val="left" w:pos="1080"/>
        </w:tabs>
        <w:autoSpaceDE w:val="0"/>
        <w:autoSpaceDN w:val="0"/>
        <w:spacing w:before="76" w:line="276" w:lineRule="auto"/>
        <w:jc w:val="both"/>
        <w:rPr>
          <w:b/>
          <w:sz w:val="26"/>
          <w:szCs w:val="26"/>
        </w:rPr>
      </w:pPr>
      <w:r>
        <w:rPr>
          <w:sz w:val="26"/>
          <w:szCs w:val="26"/>
          <w:lang w:val="vi-VN"/>
        </w:rPr>
        <w:tab/>
        <w:t>Đơn vị thụ hưởng</w:t>
      </w:r>
      <w:r>
        <w:rPr>
          <w:b/>
          <w:sz w:val="26"/>
          <w:szCs w:val="26"/>
        </w:rPr>
        <w:t>:  CÔNG TY TNHH HÓA DƯỢC SHIZENCOS</w:t>
      </w:r>
    </w:p>
    <w:p w14:paraId="667B1CC9" w14:textId="77777777" w:rsidR="00CA4EE9" w:rsidRPr="00853FC4" w:rsidRDefault="00B930DC" w:rsidP="00194C4E">
      <w:pPr>
        <w:widowControl w:val="0"/>
        <w:shd w:val="clear" w:color="auto" w:fill="FFFFFF" w:themeFill="background1"/>
        <w:tabs>
          <w:tab w:val="left" w:pos="720"/>
          <w:tab w:val="left" w:pos="1080"/>
          <w:tab w:val="left" w:pos="3100"/>
        </w:tabs>
        <w:autoSpaceDE w:val="0"/>
        <w:autoSpaceDN w:val="0"/>
        <w:spacing w:before="76" w:line="276" w:lineRule="auto"/>
        <w:ind w:left="720"/>
        <w:jc w:val="both"/>
        <w:rPr>
          <w:sz w:val="26"/>
          <w:szCs w:val="26"/>
        </w:rPr>
      </w:pPr>
      <w:r>
        <w:rPr>
          <w:sz w:val="26"/>
          <w:szCs w:val="26"/>
          <w:lang w:val="vi-VN"/>
        </w:rPr>
        <w:t>Ngân hàng</w:t>
      </w:r>
      <w:r>
        <w:rPr>
          <w:sz w:val="26"/>
          <w:szCs w:val="26"/>
        </w:rPr>
        <w:t xml:space="preserve">           :  Ngân hàng TMCP Công Thương Việt Nam - CN 2 - TP HCM – Hội Sở.</w:t>
      </w:r>
    </w:p>
    <w:p w14:paraId="1C0C28AF" w14:textId="77777777" w:rsidR="00B930DC" w:rsidRPr="00853FC4" w:rsidRDefault="00B930DC" w:rsidP="00194C4E">
      <w:pPr>
        <w:widowControl w:val="0"/>
        <w:shd w:val="clear" w:color="auto" w:fill="FFFFFF" w:themeFill="background1"/>
        <w:tabs>
          <w:tab w:val="left" w:pos="720"/>
          <w:tab w:val="left" w:pos="1080"/>
          <w:tab w:val="left" w:pos="3100"/>
        </w:tabs>
        <w:autoSpaceDE w:val="0"/>
        <w:autoSpaceDN w:val="0"/>
        <w:spacing w:before="76" w:line="276" w:lineRule="auto"/>
        <w:ind w:left="720"/>
        <w:jc w:val="both"/>
        <w:rPr>
          <w:sz w:val="26"/>
          <w:szCs w:val="26"/>
        </w:rPr>
      </w:pPr>
      <w:r>
        <w:rPr>
          <w:sz w:val="26"/>
          <w:szCs w:val="26"/>
          <w:lang w:val="vi-VN"/>
        </w:rPr>
        <w:t>Số tài khoản</w:t>
      </w:r>
      <w:r>
        <w:rPr>
          <w:sz w:val="26"/>
          <w:szCs w:val="26"/>
        </w:rPr>
        <w:t xml:space="preserve">          : 113002975601</w:t>
      </w:r>
    </w:p>
    <w:p w14:paraId="19817700" w14:textId="7DB2A60E" w:rsidR="00BD0FCB" w:rsidRPr="00853FC4" w:rsidRDefault="00CA4EE9" w:rsidP="00194C4E">
      <w:pPr>
        <w:pStyle w:val="ListParagraph"/>
        <w:jc w:val="both"/>
        <w:rPr>
          <w:sz w:val="26"/>
          <w:szCs w:val="26"/>
        </w:rPr>
      </w:pPr>
      <w:r>
        <w:rPr>
          <w:sz w:val="26"/>
          <w:szCs w:val="26"/>
        </w:rPr>
        <w:t xml:space="preserve">Ngoại trừ có thông báo khác bằng văn bản từ </w:t>
      </w:r>
      <w:del w:id="9259" w:author="DS Corporation" w:date="2026-10-09T09:00:00Z">
        <w:r>
          <w:rPr>
            <w:sz w:val="26"/>
            <w:szCs w:val="26"/>
          </w:rPr>
          <w:delText xml:space="preserve">Bên A</w:delText>
        </w:r>
      </w:del>
      <w:ins w:id="9260" w:author="DS Corporation" w:date="2026-10-09T09:00:00Z">
        <w:r>
          <w:rPr>
            <w:sz w:val="26"/>
            <w:szCs w:val="26"/>
          </w:rPr>
          <w:t xml:space="preserve">Bên B</w:t>
        </w:r>
      </w:ins>
      <w:r>
        <w:rPr>
          <w:sz w:val="26"/>
          <w:szCs w:val="26"/>
        </w:rPr>
        <w:t xml:space="preserve">.</w:t>
      </w:r>
    </w:p>
    <w:p w14:paraId="16BF0209" w14:textId="1E2A877A" w:rsidR="00BD0FCB" w:rsidRPr="00853FC4" w:rsidRDefault="00B161AB" w:rsidP="00194C4E">
      <w:pPr>
        <w:pStyle w:val="ListParagraph"/>
        <w:numPr>
          <w:ilvl w:val="0"/>
          <w:numId w:val="2"/>
        </w:numPr>
        <w:jc w:val="both"/>
        <w:rPr>
          <w:b/>
          <w:color w:val="000000"/>
          <w:sz w:val="26"/>
          <w:szCs w:val="26"/>
        </w:rPr>
      </w:pPr>
      <w:r>
        <w:rPr>
          <w:sz w:val="26"/>
          <w:szCs w:val="26"/>
        </w:rPr>
        <w:t xml:space="preserve">Chậm thanh toán: Trường hợp không thể thanh toán đúng hạn, </w:t>
      </w:r>
      <w:del w:id="9261" w:author="DS Corporation" w:date="2026-10-09T09:00:00Z">
        <w:r>
          <w:rPr>
            <w:sz w:val="26"/>
            <w:szCs w:val="26"/>
          </w:rPr>
          <w:delText xml:space="preserve">Bên B</w:delText>
        </w:r>
      </w:del>
      <w:ins w:id="9262" w:author="DS Corporation" w:date="2026-10-09T09:00:00Z">
        <w:r>
          <w:rPr>
            <w:sz w:val="26"/>
            <w:szCs w:val="26"/>
          </w:rPr>
          <w:t xml:space="preserve">Bên A</w:t>
        </w:r>
      </w:ins>
      <w:r>
        <w:rPr>
          <w:sz w:val="26"/>
          <w:szCs w:val="26"/>
        </w:rPr>
        <w:t xml:space="preserve"> phải có văn bản đề nghị được chậm thanh toán ít nhất 02 (hai) ngày trước ngày đến hạn thanh toán.</w:t>
      </w:r>
    </w:p>
    <w:p w14:paraId="38BDCE3D" w14:textId="443BBB67" w:rsidR="00BD0FCB" w:rsidRPr="00853FC4" w:rsidRDefault="00AE619F" w:rsidP="00194C4E">
      <w:pPr>
        <w:pStyle w:val="ListParagraph"/>
        <w:numPr>
          <w:ilvl w:val="0"/>
          <w:numId w:val="2"/>
        </w:numPr>
        <w:jc w:val="both"/>
        <w:rPr>
          <w:b/>
          <w:color w:val="000000"/>
          <w:sz w:val="26"/>
          <w:szCs w:val="26"/>
        </w:rPr>
      </w:pPr>
      <w:del w:id="9263" w:author="DS Corporation" w:date="2026-10-09T09:00:00Z">
        <w:r>
          <w:rPr>
            <w:sz w:val="26"/>
            <w:szCs w:val="26"/>
          </w:rPr>
          <w:delText xml:space="preserve">Bên B</w:delText>
        </w:r>
      </w:del>
      <w:ins w:id="9264" w:author="DS Corporation" w:date="2026-10-09T09:00:00Z">
        <w:r>
          <w:rPr>
            <w:sz w:val="26"/>
            <w:szCs w:val="26"/>
          </w:rPr>
          <w:t xml:space="preserve">Bên A</w:t>
        </w:r>
      </w:ins>
      <w:r>
        <w:rPr>
          <w:sz w:val="26"/>
          <w:szCs w:val="26"/>
        </w:rPr>
        <w:t xml:space="preserve"> chỉ được chậm thanh toán khi có sự đồng ý của </w:t>
      </w:r>
      <w:del w:id="9265" w:author="DS Corporation" w:date="2026-10-09T09:00:00Z">
        <w:r>
          <w:rPr>
            <w:sz w:val="26"/>
            <w:szCs w:val="26"/>
          </w:rPr>
          <w:delText xml:space="preserve">Bên A</w:delText>
        </w:r>
      </w:del>
      <w:ins w:id="9266" w:author="DS Corporation" w:date="2026-10-09T09:00:00Z">
        <w:r>
          <w:rPr>
            <w:sz w:val="26"/>
            <w:szCs w:val="26"/>
          </w:rPr>
          <w:t xml:space="preserve">Bên B</w:t>
        </w:r>
      </w:ins>
      <w:r>
        <w:rPr>
          <w:sz w:val="26"/>
          <w:szCs w:val="26"/>
        </w:rPr>
        <w:t xml:space="preserve"> và chỉ trong thời hạn </w:t>
      </w:r>
      <w:del w:id="9267" w:author="DS Corporation" w:date="2026-10-09T09:00:00Z">
        <w:r>
          <w:rPr>
            <w:sz w:val="26"/>
            <w:szCs w:val="26"/>
          </w:rPr>
          <w:delText xml:space="preserve">Bên A</w:delText>
        </w:r>
      </w:del>
      <w:ins w:id="9268" w:author="DS Corporation" w:date="2026-10-09T09:00:00Z">
        <w:r>
          <w:rPr>
            <w:sz w:val="26"/>
            <w:szCs w:val="26"/>
          </w:rPr>
          <w:t xml:space="preserve">Bên B</w:t>
        </w:r>
      </w:ins>
      <w:r>
        <w:rPr>
          <w:sz w:val="26"/>
          <w:szCs w:val="26"/>
        </w:rPr>
        <w:t xml:space="preserve"> đồng ý gia hạn. </w:t>
      </w:r>
    </w:p>
    <w:p w14:paraId="649DD220" w14:textId="5819AE4B" w:rsidR="00BD0FCB" w:rsidRPr="00853FC4" w:rsidRDefault="00B161AB" w:rsidP="00194C4E">
      <w:pPr>
        <w:pStyle w:val="ListParagraph"/>
        <w:numPr>
          <w:ilvl w:val="0"/>
          <w:numId w:val="2"/>
        </w:numPr>
        <w:jc w:val="both"/>
        <w:rPr>
          <w:b/>
          <w:color w:val="000000"/>
          <w:sz w:val="26"/>
          <w:szCs w:val="26"/>
        </w:rPr>
      </w:pPr>
      <w:r>
        <w:rPr>
          <w:sz w:val="26"/>
          <w:szCs w:val="26"/>
        </w:rPr>
        <w:t xml:space="preserve">Nếu chậm thanh toán mà không được sự đồng ý của </w:t>
      </w:r>
      <w:del w:id="9269" w:author="DS Corporation" w:date="2026-10-09T09:00:00Z">
        <w:r>
          <w:rPr>
            <w:sz w:val="26"/>
            <w:szCs w:val="26"/>
          </w:rPr>
          <w:delText xml:space="preserve">Bên A</w:delText>
        </w:r>
      </w:del>
      <w:ins w:id="9270" w:author="DS Corporation" w:date="2026-10-09T09:00:00Z">
        <w:r>
          <w:rPr>
            <w:sz w:val="26"/>
            <w:szCs w:val="26"/>
          </w:rPr>
          <w:t xml:space="preserve">Bên B</w:t>
        </w:r>
      </w:ins>
      <w:r>
        <w:rPr>
          <w:sz w:val="26"/>
          <w:szCs w:val="26"/>
        </w:rPr>
        <w:t xml:space="preserve"> hoặc quá thời gian gia hạn theo thỏa thuận, số tiền nợ phải chịu lãi quá hạn phát sinh trên tổng số tiền chậm thanh toán. </w:t>
      </w:r>
    </w:p>
    <w:p w14:paraId="1592F8E8" w14:textId="77777777" w:rsidR="00BD0FCB" w:rsidRPr="00853FC4" w:rsidRDefault="00B161AB" w:rsidP="00194C4E">
      <w:pPr>
        <w:pStyle w:val="ListParagraph"/>
        <w:numPr>
          <w:ilvl w:val="0"/>
          <w:numId w:val="2"/>
        </w:numPr>
        <w:jc w:val="both"/>
        <w:rPr>
          <w:b/>
          <w:color w:val="000000"/>
          <w:sz w:val="26"/>
          <w:szCs w:val="26"/>
        </w:rPr>
      </w:pPr>
      <w:del w:id="9135" w:author="DS Corporation" w:date="2026-10-09T09:00:00Z">
        <w:r>
          <w:rPr>
            <w:sz w:val="26"/>
            <w:szCs w:val="26"/>
          </w:rPr>
          <w:delText>Lãi suất phát sinh do chậm thanh toán được áp dụng theo lãi suất nợ quá hạn của Ngân hàng TMCP Ngoại Thương Việt Nam tương ứng với thời hạn chậm thanh toán.</w:delText>
        </w:r>
      </w:del>
      <w:ins w:id="9136" w:author="DS Corporation" w:date="2026-10-09T09:00:00Z">
        <w:r>
          <w:rPr>
            <w:sz w:val="26"/>
            <w:szCs w:val="26"/>
          </w:rPr>
          <w:t xml:space="preserve">Lãi chậm thanh toán được tính theo lãi suất nợ quá hạn trung bình trên thị trường tại thời điểm thanh toán tương ứng với thời gian chậm trả, theo Điều 306 Luật Thương mại 2005.</w:t>
        </w:r>
      </w:ins>
    </w:p>
    <w:p w14:paraId="4263A99C" w14:textId="77777777" w:rsidR="00144911" w:rsidRPr="00853FC4" w:rsidRDefault="00A15083" w:rsidP="00194C4E">
      <w:pPr>
        <w:pStyle w:val="ListParagraph"/>
        <w:numPr>
          <w:ilvl w:val="0"/>
          <w:numId w:val="2"/>
        </w:numPr>
        <w:jc w:val="both"/>
        <w:rPr>
          <w:b/>
          <w:color w:val="000000"/>
          <w:sz w:val="26"/>
          <w:szCs w:val="26"/>
        </w:rPr>
      </w:pPr>
      <w:r>
        <w:rPr>
          <w:sz w:val="26"/>
          <w:szCs w:val="26"/>
        </w:rPr>
        <w:t xml:space="preserve">Các đợt thanh toán chia làm 2</w:t>
      </w:r>
      <w:r>
        <w:rPr>
          <w:spacing w:val="-7"/>
          <w:sz w:val="26"/>
          <w:szCs w:val="26"/>
        </w:rPr>
        <w:t xml:space="preserve"> </w:t>
      </w:r>
      <w:r>
        <w:rPr>
          <w:sz w:val="26"/>
          <w:szCs w:val="26"/>
        </w:rPr>
        <w:t>đợt:</w:t>
      </w:r>
    </w:p>
    <w:p w14:paraId="046E8A89" w14:textId="2DDC7BA7" w:rsidR="00144911" w:rsidRPr="00853FC4" w:rsidRDefault="00A15083" w:rsidP="00865188">
      <w:pPr>
        <w:pStyle w:val="ListParagraph"/>
        <w:numPr>
          <w:ilvl w:val="0"/>
          <w:numId w:val="13"/>
        </w:numPr>
        <w:jc w:val="both"/>
        <w:rPr>
          <w:b/>
          <w:color w:val="000000"/>
          <w:sz w:val="26"/>
          <w:szCs w:val="26"/>
        </w:rPr>
      </w:pPr>
      <w:del w:id="9137" w:author="DS Corporation" w:date="2026-10-09T09:00:00Z">
        <w:r>
          <w:rPr>
            <w:b/>
            <w:bCs/>
            <w:sz w:val="26"/>
            <w:szCs w:val="26"/>
          </w:rPr>
          <w:delText>Đợt 1</w:delText>
        </w:r>
        <w:r>
          <w:rPr>
            <w:sz w:val="26"/>
            <w:szCs w:val="26"/>
          </w:rPr>
          <w:delText xml:space="preserve">: Sau khi hợp đồng được ký kết, Bên </w:delText>
        </w:r>
        <w:r>
          <w:rPr>
            <w:bCs/>
            <w:sz w:val="26"/>
            <w:szCs w:val="26"/>
          </w:rPr>
          <w:delText>B</w:delText>
        </w:r>
        <w:r>
          <w:rPr>
            <w:sz w:val="26"/>
            <w:szCs w:val="26"/>
          </w:rPr>
          <w:delText xml:space="preserve"> thanh toán cho Bên A 70% giá trị hợp đồng tương ứng với số tiền </w:delText>
        </w:r>
        <w:r>
          <w:rPr>
            <w:b/>
            <w:bCs/>
            <w:sz w:val="26"/>
            <w:szCs w:val="26"/>
          </w:rPr>
          <w:delText xml:space="preserve">90,417,600 VNĐ</w:delText>
        </w:r>
        <w:r>
          <w:rPr>
            <w:b/>
            <w:sz w:val="26"/>
            <w:szCs w:val="26"/>
          </w:rPr>
          <w:delText xml:space="preserve"> </w:delText>
        </w:r>
        <w:r>
          <w:rPr>
            <w:i/>
            <w:sz w:val="26"/>
            <w:szCs w:val="26"/>
          </w:rPr>
          <w:delText xml:space="preserve">(Bằng chữ: Chín mươi triệu bốn trăm mười bảy nghìn sáu trăm đồng).</w:delText>
        </w:r>
      </w:del>
      <w:ins w:id="9138" w:author="DS Corporation" w:date="2026-10-09T09:00:00Z">
        <w:r>
          <w:rPr>
            <w:sz w:val="26"/>
            <w:szCs w:val="26"/>
          </w:rPr>
          <w:t xml:space="preserve">Đợt 1: Trong vòng 05 ngày làm việc kể từ ngày hợp đồng được ký kết và Bên A nhận được đề nghị thanh toán của Bên B, Bên A thanh toán cho Bên B 50% giá trị hợp đồng tương ứng với số tiền 64.584.000 VNĐ (Bằng chữ: Sáu mươi tư triệu năm trăm tám mươi tư nghìn đồng).</w:t>
        </w:r>
      </w:ins>
    </w:p>
    <w:p w14:paraId="1FC55A7A" w14:textId="704C0D8E" w:rsidR="00144911" w:rsidRPr="00853FC4" w:rsidRDefault="00A15083" w:rsidP="00194C4E">
      <w:pPr>
        <w:pStyle w:val="ListParagraph"/>
        <w:numPr>
          <w:ilvl w:val="0"/>
          <w:numId w:val="13"/>
        </w:numPr>
        <w:jc w:val="both"/>
        <w:rPr>
          <w:b/>
          <w:color w:val="000000"/>
          <w:sz w:val="26"/>
          <w:szCs w:val="26"/>
        </w:rPr>
      </w:pPr>
      <w:del w:id="9139" w:author="DS Corporation" w:date="2026-10-09T09:00:00Z">
        <w:r>
          <w:rPr>
            <w:b/>
            <w:bCs/>
            <w:sz w:val="26"/>
            <w:szCs w:val="26"/>
          </w:rPr>
          <w:delText>Đợt 2</w:delText>
        </w:r>
        <w:r>
          <w:rPr>
            <w:sz w:val="26"/>
            <w:szCs w:val="26"/>
          </w:rPr>
          <w:delText xml:space="preserve">: Bên B thanh toán số tiền còn lại cho Bên A </w:delText>
        </w:r>
        <w:r>
          <w:rPr>
            <w:sz w:val="26"/>
            <w:szCs w:val="26"/>
            <w:lang w:val="vi-VN"/>
          </w:rPr>
          <w:delText>ngay</w:delText>
        </w:r>
        <w:r>
          <w:rPr>
            <w:sz w:val="26"/>
            <w:szCs w:val="26"/>
          </w:rPr>
          <w:delText xml:space="preserve"> sau khi Bên A thông báo hoàn tất đơn hàng, chuẩn bị giao hàng.</w:delText>
        </w:r>
      </w:del>
      <w:ins w:id="9140" w:author="DS Corporation" w:date="2026-10-09T09:00:00Z">
        <w:r>
          <w:rPr>
            <w:sz w:val="26"/>
            <w:szCs w:val="26"/>
          </w:rPr>
          <w:t xml:space="preserve">Đợt 2: Bên A thanh toán giá trị còn lại, tính theo số lượng thực tế nghiệm thu đạt, trong vòng 07 ngày làm việc kể từ ngày Bên A nhận đủ: biên bản giao nhận và nghiệm thu, Phiếu kiểm nghiệm (COA) của lô hàng, hóa đơn GTGT hợp lệ và biên bản đối chiếu bao bì, vật tư.</w:t>
        </w:r>
      </w:ins>
    </w:p>
    <w:p w14:paraId="712CB057" w14:textId="77777777" w:rsidR="00144911" w:rsidRPr="00853FC4" w:rsidRDefault="00F7246E" w:rsidP="006D39D2">
      <w:pPr>
        <w:pStyle w:val="ListParagraph"/>
        <w:widowControl w:val="0"/>
        <w:tabs>
          <w:tab w:val="left" w:pos="744"/>
        </w:tabs>
        <w:autoSpaceDE w:val="0"/>
        <w:autoSpaceDN w:val="0"/>
        <w:spacing w:line="276" w:lineRule="auto"/>
        <w:ind w:left="743" w:right="113" w:hanging="743"/>
        <w:contextualSpacing w:val="0"/>
        <w:jc w:val="both"/>
        <w:rPr>
          <w:b/>
          <w:sz w:val="26"/>
          <w:szCs w:val="26"/>
        </w:rPr>
      </w:pPr>
      <w:r>
        <w:rPr>
          <w:b/>
          <w:sz w:val="26"/>
          <w:szCs w:val="26"/>
          <w:u w:val="single"/>
        </w:rPr>
        <w:t xml:space="preserve">ĐIỀU 3:</w:t>
      </w:r>
      <w:r>
        <w:rPr>
          <w:b/>
          <w:sz w:val="26"/>
          <w:szCs w:val="26"/>
        </w:rPr>
        <w:t xml:space="preserve"> NGUYÊN VẬT LIỆU, BAO BÌ VÀ VẬT TƯ</w:t>
      </w:r>
    </w:p>
    <w:p w14:paraId="5A75F862" w14:textId="0D7E84EA" w:rsidR="00144911" w:rsidRPr="00853FC4" w:rsidRDefault="00AE619F" w:rsidP="00194C4E">
      <w:pPr>
        <w:pStyle w:val="ListParagraph"/>
        <w:numPr>
          <w:ilvl w:val="0"/>
          <w:numId w:val="2"/>
        </w:numPr>
        <w:jc w:val="both"/>
        <w:rPr>
          <w:b/>
          <w:color w:val="000000"/>
          <w:sz w:val="26"/>
          <w:szCs w:val="26"/>
        </w:rPr>
      </w:pPr>
      <w:del w:id="9271" w:author="DS Corporation" w:date="2026-10-09T09:00:00Z">
        <w:r>
          <w:rPr>
            <w:sz w:val="26"/>
            <w:szCs w:val="26"/>
          </w:rPr>
          <w:lastRenderedPageBreak/>
          <w:delText xml:space="preserve">Bên A</w:delText>
        </w:r>
      </w:del>
      <w:ins w:id="9272" w:author="DS Corporation" w:date="2026-10-09T09:00:00Z">
        <w:r>
          <w:rPr>
            <w:sz w:val="26"/>
            <w:szCs w:val="26"/>
          </w:rPr>
          <w:t xml:space="preserve">Bên B</w:t>
        </w:r>
      </w:ins>
      <w:r>
        <w:rPr>
          <w:sz w:val="26"/>
          <w:szCs w:val="26"/>
        </w:rPr>
        <w:lastRenderedPageBreak/>
        <w:t xml:space="preserve"> chuẩn bị đầy đủ nguyên liệu (nguyên liệu chính, nguyên liệu phụ) </w:t>
      </w:r>
      <w:del w:id="9141" w:author="DS Corporation" w:date="2026-10-09T09:00:00Z">
        <w:r>
          <w:rPr>
            <w:sz w:val="26"/>
            <w:szCs w:val="26"/>
          </w:rPr>
          <w:lastRenderedPageBreak/>
          <w:delText xml:space="preserve">để gia công cho ruột sản phẩm.</w:delText>
        </w:r>
      </w:del>
      <w:ins w:id="9142" w:author="DS Corporation" w:date="2026-10-09T09:00:00Z">
        <w:r>
          <w:rPr>
            <w:sz w:val="26"/>
            <w:szCs w:val="26"/>
          </w:rPr>
          <w:t xml:space="preserve">để gia công cho ruột sản phẩm; nguyên liệu phải có nguồn gốc rõ ràng, kèm COA, MSDS; tinh dầu có chứng nhận IFRA và bảng thành phần gây dị ứng (allergen); Bakuchiol có chỉ tiêu psoralen/furocoumarin. Bên B chịu trách nhiệm về chất lượng sản phẩm phát sinh từ nguyên liệu do Bên B cung cấp.</w:t>
        </w:r>
      </w:ins>
    </w:p>
    <w:p w14:paraId="7AC6AE53" w14:textId="17D83B84" w:rsidR="00144911" w:rsidRPr="00853FC4" w:rsidRDefault="00AE619F" w:rsidP="00194C4E">
      <w:pPr>
        <w:pStyle w:val="ListParagraph"/>
        <w:numPr>
          <w:ilvl w:val="0"/>
          <w:numId w:val="2"/>
        </w:numPr>
        <w:jc w:val="both"/>
        <w:rPr>
          <w:b/>
          <w:color w:val="000000"/>
          <w:sz w:val="26"/>
          <w:szCs w:val="26"/>
        </w:rPr>
      </w:pPr>
      <w:del w:id="9273" w:author="DS Corporation" w:date="2026-10-09T09:00:00Z">
        <w:r>
          <w:rPr>
            <w:sz w:val="26"/>
            <w:szCs w:val="26"/>
          </w:rPr>
          <w:delText xml:space="preserve">Bên B</w:delText>
        </w:r>
      </w:del>
      <w:ins w:id="9274" w:author="DS Corporation" w:date="2026-10-09T09:00:00Z">
        <w:r>
          <w:rPr>
            <w:sz w:val="26"/>
            <w:szCs w:val="26"/>
          </w:rPr>
          <w:t xml:space="preserve">Bên A</w:t>
        </w:r>
      </w:ins>
      <w:r>
        <w:rPr>
          <w:sz w:val="26"/>
          <w:szCs w:val="26"/>
        </w:rPr>
        <w:t xml:space="preserve"> cung cấp đầy đủ bao bì, vật tư (Chai, hộp, nhãn decal, tem niêm).</w:t>
      </w:r>
    </w:p>
    <w:p w14:paraId="331AA77B" w14:textId="299DCCD0" w:rsidR="003E28C4" w:rsidRPr="00853FC4" w:rsidRDefault="00C6434B" w:rsidP="00194C4E">
      <w:pPr>
        <w:pStyle w:val="ListParagraph"/>
        <w:numPr>
          <w:ilvl w:val="0"/>
          <w:numId w:val="2"/>
        </w:numPr>
        <w:jc w:val="both"/>
        <w:rPr>
          <w:b/>
          <w:color w:val="000000"/>
          <w:sz w:val="26"/>
          <w:szCs w:val="26"/>
        </w:rPr>
      </w:pPr>
      <w:del w:id="9143" w:author="DS Corporation" w:date="2026-10-09T09:00:00Z">
        <w:r>
          <w:rPr>
            <w:sz w:val="26"/>
            <w:szCs w:val="26"/>
          </w:rPr>
          <w:delText xml:space="preserve">Trường hợp Bên B cung cấp cho Bên A sẽ cộng hao hụt 3 – 10% tùy danh mục sản phẩm để đảm bảo số lượng thực tế sau sản xuất đủ với số lượng đặt hàng từ ban đầu, sau sản xuất Bên A đối chiếu số lượng thành phẩm và số lượng bao bì tồn và hư</w:delText>
        </w:r>
      </w:del>
      <w:ins w:id="9144" w:author="DS Corporation" w:date="2026-10-09T09:00:00Z">
        <w:r>
          <w:rPr>
            <w:sz w:val="26"/>
            <w:szCs w:val="26"/>
          </w:rPr>
          <w:t xml:space="preserve">Bao bì do Bên A cung cấp được tính hao hụt tối đa: chai, nắp, dropper/pump ≤ 3%; nhãn, hộp, tem ≤ 2%. Hao hụt vượt định mức do lỗi của Bên B được Bên B bồi hoàn theo giá mua có chứng từ. Trong vòng 07 ngày làm việc sau khi sản xuất xong, hai Bên lập biên bản đối chiếu số lượng thành phẩm, bao bì đã sử dụng, hư hỏng và tồn; Bên B hoàn trả toàn bộ bao bì dư, hư hỏng cho Bên A.</w:t>
        </w:r>
      </w:ins>
    </w:p>
    <w:p w14:paraId="2097E0F1" w14:textId="77777777" w:rsidR="00B161AB" w:rsidRPr="00853FC4" w:rsidRDefault="001B1FF0" w:rsidP="00194C4E">
      <w:pPr>
        <w:pStyle w:val="ListParagraph"/>
        <w:numPr>
          <w:ilvl w:val="0"/>
          <w:numId w:val="2"/>
        </w:numPr>
        <w:jc w:val="both"/>
        <w:rPr>
          <w:b/>
          <w:color w:val="000000"/>
          <w:sz w:val="26"/>
          <w:szCs w:val="26"/>
        </w:rPr>
      </w:pPr>
      <w:r>
        <w:rPr>
          <w:sz w:val="26"/>
          <w:szCs w:val="26"/>
        </w:rPr>
        <w:t>Thông tin cấu phần bao bì:</w:t>
      </w:r>
    </w:p>
    <w:p>
      <w:pPr>
        <w:pStyle w:val="ListParagraph"/>
        <w:numPr>
          <w:ilvl w:val="0"/>
          <w:numId w:val="2"/>
        </w:numPr>
        <w:jc w:val="both"/>
        <w:rPr>
          <w:ins w:id="9145" w:author="DS Corporation" w:date="2026-10-09T09:00:00Z"/>
          <w:b/>
          <w:color w:val="000000"/>
          <w:sz w:val="26"/>
          <w:szCs w:val="26"/>
        </w:rPr>
      </w:pPr>
      <w:ins w:id="9146" w:author="DS Corporation" w:date="2026-10-09T09:00:00Z">
        <w:r>
          <w:rPr>
            <w:sz w:val="26"/>
            <w:szCs w:val="26"/>
          </w:rPr>
          <w:t xml:space="preserve">Chi tiết quy cách bao bì, vật tư (bao gồm nắp dropper/pump và thùng carton) và định mức hao hụt theo Phụ lục 03.</w:t>
        </w:r>
      </w:ins>
    </w:p>
    <w:p w14:paraId="7D9D4D6C" w14:textId="77777777" w:rsidR="00970BFA" w:rsidRPr="00853FC4" w:rsidRDefault="00970BFA" w:rsidP="00B161AB">
      <w:pPr>
        <w:pBdr>
          <w:top w:val="nil"/>
          <w:left w:val="nil"/>
          <w:bottom w:val="nil"/>
          <w:right w:val="nil"/>
          <w:between w:val="nil"/>
        </w:pBdr>
        <w:spacing w:line="276" w:lineRule="auto"/>
        <w:jc w:val="both"/>
        <w:rPr>
          <w:b/>
          <w:sz w:val="26"/>
          <w:szCs w:val="26"/>
        </w:rPr>
      </w:pPr>
    </w:p>
    <w:tbl>
      <w:tblPr>
        <w:tblStyle w:val="TableGrid"/>
        <w:tblW w:w="9175" w:type="dxa"/>
        <w:jc w:val="center"/>
        <w:tblLayout w:type="fixed"/>
        <w:tblLook w:val="04A0" w:firstRow="1" w:lastRow="0" w:firstColumn="1" w:lastColumn="0" w:noHBand="0" w:noVBand="1"/>
      </w:tblPr>
      <w:tblGrid>
        <w:gridCol w:w="708"/>
        <w:gridCol w:w="3637"/>
        <w:gridCol w:w="3030"/>
        <w:gridCol w:w="1800"/>
      </w:tblGrid>
      <w:tr w:rsidR="001B1FF0" w:rsidRPr="00853FC4" w14:paraId="7CE9FB01" w14:textId="77777777" w:rsidTr="00194C4E">
        <w:trPr>
          <w:jc w:val="center"/>
        </w:trPr>
        <w:tc>
          <w:tcPr>
            <w:tcW w:w="9175" w:type="dxa"/>
            <w:gridSpan w:val="4"/>
          </w:tcPr>
          <w:p w14:paraId="16B01A34" w14:textId="061584DF" w:rsidR="001B1FF0" w:rsidRPr="00853FC4" w:rsidRDefault="001B1FF0" w:rsidP="00194C4E">
            <w:pPr>
              <w:spacing w:line="276" w:lineRule="auto"/>
              <w:jc w:val="center"/>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BAO BÌ HAI BÊN ĐÃ THỐNG NHẤT</w:t>
            </w:r>
          </w:p>
        </w:tc>
      </w:tr>
      <w:tr w:rsidR="005A206B" w:rsidRPr="00853FC4" w14:paraId="1727C298" w14:textId="77777777" w:rsidTr="00194C4E">
        <w:trPr>
          <w:jc w:val="center"/>
        </w:trPr>
        <w:tc>
          <w:tcPr>
            <w:tcW w:w="9175" w:type="dxa"/>
            <w:gridSpan w:val="4"/>
          </w:tcPr>
          <w:p w14:paraId="7FB67EB4" w14:textId="028B0595" w:rsidR="005A206B" w:rsidRPr="00853FC4" w:rsidRDefault="005A206B" w:rsidP="005A206B">
            <w:pPr>
              <w:spacing w:line="276" w:lineRule="auto"/>
              <w:rPr>
                <w:rFonts w:ascii="Times New Roman" w:hAnsi="Times New Roman"/>
                <w:b/>
                <w:color w:val="000000" w:themeColor="text1"/>
                <w:sz w:val="26"/>
                <w:szCs w:val="26"/>
              </w:rPr>
            </w:pPr>
            <w:r>
              <w:rPr>
                <w:rFonts w:ascii="Times New Roman" w:hAnsi="Times New Roman"/>
                <w:b/>
                <w:color w:val="000000" w:themeColor="text1"/>
                <w:sz w:val="26"/>
                <w:szCs w:val="26"/>
              </w:rPr>
              <w:t>Bao bì cho sản phẩm “</w:t>
            </w:r>
            <w:r>
              <w:rPr>
                <w:rFonts w:ascii="Times New Roman" w:hAnsi="Times New Roman"/>
                <w:sz w:val="26"/>
                <w:szCs w:val="26"/>
              </w:rPr>
              <w:t>Pre-Shampoo Scalp Oil-Serum</w:t>
            </w:r>
            <w:r>
              <w:rPr>
                <w:rFonts w:ascii="Times New Roman" w:hAnsi="Times New Roman"/>
                <w:b/>
                <w:color w:val="000000" w:themeColor="text1"/>
                <w:sz w:val="26"/>
                <w:szCs w:val="26"/>
              </w:rPr>
              <w:t xml:space="preserve">” – Nhãn hàng </w:t>
            </w:r>
            <w:del w:id="9105" w:author="DS Corporation" w:date="2026-10-09T09:00:00Z">
              <w:r>
                <w:rPr>
                  <w:rFonts w:ascii="Times New Roman" w:hAnsi="Times New Roman"/>
                  <w:b/>
                  <w:color w:val="000000" w:themeColor="text1"/>
                  <w:sz w:val="26"/>
                  <w:szCs w:val="26"/>
                </w:rPr>
                <w:delText xml:space="preserve">“</w:delText>
              </w:r>
              <w:r>
                <w:rPr>
                  <w:rFonts w:ascii="Times New Roman" w:hAnsi="Times New Roman"/>
                  <w:sz w:val="26"/>
                  <w:szCs w:val="26"/>
                </w:rPr>
                <w:delText>DS CORPORATION</w:delText>
              </w:r>
              <w:r>
                <w:rPr>
                  <w:rFonts w:ascii="Times New Roman" w:hAnsi="Times New Roman"/>
                  <w:b/>
                  <w:color w:val="000000" w:themeColor="text1"/>
                  <w:sz w:val="26"/>
                  <w:szCs w:val="26"/>
                </w:rPr>
                <w:delText>”</w:delText>
              </w:r>
            </w:del>
            <w:ins w:id="9106" w:author="DS Corporation" w:date="2026-10-09T09:00:00Z">
              <w:r>
                <w:rPr>
                  <w:rFonts w:ascii="Times New Roman" w:hAnsi="Times New Roman"/>
                  <w:b/>
                  <w:color w:val="000000" w:themeColor="text1"/>
                  <w:sz w:val="26"/>
                  <w:szCs w:val="26"/>
                </w:rPr>
                <w:t xml:space="preserve">“[●]”</w:t>
              </w:r>
            </w:ins>
          </w:p>
        </w:tc>
      </w:tr>
      <w:tr w:rsidR="001F0451" w:rsidRPr="00853FC4" w14:paraId="3517607C" w14:textId="77777777" w:rsidTr="00194C4E">
        <w:trPr>
          <w:jc w:val="center"/>
        </w:trPr>
        <w:tc>
          <w:tcPr>
            <w:tcW w:w="708" w:type="dxa"/>
          </w:tcPr>
          <w:p w14:paraId="374F4575" w14:textId="77777777" w:rsidR="001B1FF0" w:rsidRPr="00853FC4" w:rsidRDefault="001B1FF0" w:rsidP="0075380C">
            <w:pPr>
              <w:spacing w:line="276" w:lineRule="auto"/>
              <w:jc w:val="center"/>
              <w:rPr>
                <w:rFonts w:ascii="Times New Roman" w:eastAsia="Times New Roman" w:hAnsi="Times New Roman"/>
                <w:b/>
                <w:sz w:val="26"/>
                <w:szCs w:val="26"/>
              </w:rPr>
            </w:pPr>
            <w:r>
              <w:rPr>
                <w:rFonts w:ascii="Times New Roman" w:eastAsia="Times New Roman" w:hAnsi="Times New Roman"/>
                <w:b/>
                <w:sz w:val="26"/>
                <w:szCs w:val="26"/>
              </w:rPr>
              <w:t>STT</w:t>
            </w:r>
          </w:p>
        </w:tc>
        <w:tc>
          <w:tcPr>
            <w:tcW w:w="3637" w:type="dxa"/>
          </w:tcPr>
          <w:p w14:paraId="77286926" w14:textId="77777777" w:rsidR="001B1FF0" w:rsidRPr="00853FC4" w:rsidRDefault="001B1FF0" w:rsidP="0075380C">
            <w:pPr>
              <w:spacing w:line="276" w:lineRule="auto"/>
              <w:jc w:val="center"/>
              <w:rPr>
                <w:rFonts w:ascii="Times New Roman" w:eastAsia="Times New Roman" w:hAnsi="Times New Roman"/>
                <w:b/>
                <w:sz w:val="26"/>
                <w:szCs w:val="26"/>
              </w:rPr>
            </w:pPr>
            <w:r>
              <w:rPr>
                <w:rFonts w:ascii="Times New Roman" w:eastAsia="Times New Roman" w:hAnsi="Times New Roman"/>
                <w:b/>
                <w:sz w:val="26"/>
                <w:szCs w:val="26"/>
              </w:rPr>
              <w:t>Nội dung</w:t>
            </w:r>
          </w:p>
        </w:tc>
        <w:tc>
          <w:tcPr>
            <w:tcW w:w="3030" w:type="dxa"/>
          </w:tcPr>
          <w:p w14:paraId="6456DA3A" w14:textId="77777777" w:rsidR="001B1FF0" w:rsidRPr="00853FC4" w:rsidRDefault="001B1FF0" w:rsidP="0075380C">
            <w:pPr>
              <w:spacing w:line="276" w:lineRule="auto"/>
              <w:jc w:val="center"/>
              <w:rPr>
                <w:rFonts w:ascii="Times New Roman" w:eastAsia="Times New Roman" w:hAnsi="Times New Roman"/>
                <w:b/>
                <w:sz w:val="26"/>
                <w:szCs w:val="26"/>
              </w:rPr>
            </w:pPr>
            <w:r>
              <w:rPr>
                <w:rFonts w:ascii="Times New Roman" w:eastAsia="Times New Roman" w:hAnsi="Times New Roman"/>
                <w:b/>
                <w:sz w:val="26"/>
                <w:szCs w:val="26"/>
              </w:rPr>
              <w:t>Hình ảnh</w:t>
            </w:r>
          </w:p>
        </w:tc>
        <w:tc>
          <w:tcPr>
            <w:tcW w:w="1800" w:type="dxa"/>
          </w:tcPr>
          <w:p w14:paraId="72FED3FC" w14:textId="6156B53D" w:rsidR="001B1FF0" w:rsidRPr="00853FC4" w:rsidRDefault="00AE619F" w:rsidP="0075380C">
            <w:pPr>
              <w:spacing w:line="276" w:lineRule="auto"/>
              <w:jc w:val="center"/>
              <w:rPr>
                <w:rFonts w:ascii="Times New Roman" w:eastAsia="Times New Roman" w:hAnsi="Times New Roman"/>
                <w:b/>
                <w:sz w:val="26"/>
                <w:szCs w:val="26"/>
              </w:rPr>
            </w:pPr>
            <w:r>
              <w:rPr>
                <w:rFonts w:ascii="Times New Roman" w:eastAsia="Times New Roman" w:hAnsi="Times New Roman"/>
                <w:b/>
                <w:sz w:val="26"/>
                <w:szCs w:val="26"/>
              </w:rPr>
              <w:t xml:space="preserve">Bên cung cấp</w:t>
            </w:r>
          </w:p>
        </w:tc>
      </w:tr>
      <w:tr w:rsidR="001F0451" w:rsidRPr="00853FC4" w14:paraId="0A4A25A7" w14:textId="77777777" w:rsidTr="00194C4E">
        <w:trPr>
          <w:trHeight w:val="494"/>
          <w:jc w:val="center"/>
        </w:trPr>
        <w:tc>
          <w:tcPr>
            <w:tcW w:w="708" w:type="dxa"/>
            <w:vAlign w:val="center"/>
          </w:tcPr>
          <w:p w14:paraId="5CDD4B4A" w14:textId="77777777" w:rsidR="001B1FF0" w:rsidRPr="00853FC4" w:rsidRDefault="001B1FF0" w:rsidP="00194C4E">
            <w:pPr>
              <w:spacing w:line="276" w:lineRule="auto"/>
              <w:jc w:val="center"/>
              <w:rPr>
                <w:rFonts w:ascii="Times New Roman" w:eastAsia="Times New Roman" w:hAnsi="Times New Roman"/>
                <w:sz w:val="26"/>
                <w:szCs w:val="26"/>
              </w:rPr>
            </w:pPr>
            <w:r>
              <w:rPr>
                <w:rFonts w:ascii="Times New Roman" w:eastAsia="Times New Roman" w:hAnsi="Times New Roman"/>
                <w:sz w:val="26"/>
                <w:szCs w:val="26"/>
              </w:rPr>
              <w:t>1</w:t>
            </w:r>
          </w:p>
        </w:tc>
        <w:tc>
          <w:tcPr>
            <w:tcW w:w="3637" w:type="dxa"/>
            <w:vAlign w:val="center"/>
          </w:tcPr>
          <w:p w14:paraId="309E3258" w14:textId="63B6DFE9" w:rsidR="001B1FF0" w:rsidRPr="00853FC4" w:rsidRDefault="002667B6" w:rsidP="00741432">
            <w:pPr>
              <w:spacing w:line="276" w:lineRule="auto"/>
              <w:rPr>
                <w:rFonts w:ascii="Times New Roman" w:eastAsia="Times New Roman" w:hAnsi="Times New Roman"/>
                <w:sz w:val="26"/>
                <w:szCs w:val="26"/>
              </w:rPr>
            </w:pPr>
            <w:r>
              <w:rPr>
                <w:rFonts w:ascii="Times New Roman" w:eastAsia="Times New Roman" w:hAnsi="Times New Roman"/>
                <w:sz w:val="26"/>
                <w:szCs w:val="26"/>
              </w:rPr>
              <w:t xml:space="preserve">Chai 50mL</w:t>
            </w:r>
          </w:p>
        </w:tc>
        <w:tc>
          <w:tcPr>
            <w:tcW w:w="3030" w:type="dxa"/>
            <w:vAlign w:val="center"/>
          </w:tcPr>
          <w:p w14:paraId="3FFE395A" w14:textId="7AF9E070" w:rsidR="001F0451" w:rsidRPr="00853FC4" w:rsidRDefault="001F0451" w:rsidP="0075380C">
            <w:pPr>
              <w:spacing w:line="276" w:lineRule="auto"/>
              <w:jc w:val="center"/>
              <w:rPr>
                <w:rFonts w:ascii="Times New Roman" w:eastAsia="Times New Roman" w:hAnsi="Times New Roman"/>
                <w:sz w:val="26"/>
                <w:szCs w:val="26"/>
              </w:rPr>
            </w:pPr>
          </w:p>
          <w:p w14:paraId="16EB144E" w14:textId="77777777" w:rsidR="001B1FF0" w:rsidRPr="00853FC4" w:rsidRDefault="001B1FF0" w:rsidP="0075380C">
            <w:pPr>
              <w:spacing w:line="276" w:lineRule="auto"/>
              <w:jc w:val="center"/>
              <w:rPr>
                <w:rFonts w:ascii="Times New Roman" w:eastAsia="Times New Roman" w:hAnsi="Times New Roman"/>
                <w:sz w:val="26"/>
                <w:szCs w:val="26"/>
              </w:rPr>
            </w:pPr>
          </w:p>
        </w:tc>
        <w:tc>
          <w:tcPr>
            <w:tcW w:w="1800" w:type="dxa"/>
            <w:vAlign w:val="center"/>
          </w:tcPr>
          <w:p w14:paraId="5376A94F" w14:textId="5C3D0B58" w:rsidR="001B1FF0" w:rsidRPr="00853FC4" w:rsidRDefault="00AE619F" w:rsidP="0075380C">
            <w:pPr>
              <w:spacing w:line="276" w:lineRule="auto"/>
              <w:jc w:val="center"/>
              <w:rPr>
                <w:rFonts w:ascii="Times New Roman" w:eastAsia="Times New Roman" w:hAnsi="Times New Roman"/>
                <w:sz w:val="26"/>
                <w:szCs w:val="26"/>
              </w:rPr>
            </w:pPr>
            <w:del w:id="9275" w:author="DS Corporation" w:date="2026-10-09T09:00:00Z">
              <w:r>
                <w:rPr>
                  <w:rFonts w:ascii="Times New Roman" w:eastAsia="Times New Roman" w:hAnsi="Times New Roman"/>
                  <w:sz w:val="26"/>
                  <w:szCs w:val="26"/>
                </w:rPr>
                <w:delText xml:space="preserve">Bên B</w:delText>
              </w:r>
            </w:del>
            <w:ins w:id="9276" w:author="DS Corporation" w:date="2026-10-09T09:00:00Z">
              <w:r>
                <w:rPr>
                  <w:rFonts w:ascii="Times New Roman" w:eastAsia="Times New Roman" w:hAnsi="Times New Roman"/>
                  <w:sz w:val="26"/>
                  <w:szCs w:val="26"/>
                </w:rPr>
                <w:t xml:space="preserve">Bên A</w:t>
              </w:r>
            </w:ins>
          </w:p>
        </w:tc>
      </w:tr>
      <w:tr w:rsidR="00995816" w:rsidRPr="00853FC4" w14:paraId="47744E85" w14:textId="77777777" w:rsidTr="00194C4E">
        <w:trPr>
          <w:trHeight w:val="476"/>
          <w:jc w:val="center"/>
        </w:trPr>
        <w:tc>
          <w:tcPr>
            <w:tcW w:w="708" w:type="dxa"/>
            <w:vAlign w:val="center"/>
          </w:tcPr>
          <w:p w14:paraId="59932500" w14:textId="77777777" w:rsidR="00995816" w:rsidRPr="00853FC4" w:rsidRDefault="00995816" w:rsidP="00194C4E">
            <w:pPr>
              <w:spacing w:line="276" w:lineRule="auto"/>
              <w:jc w:val="center"/>
              <w:rPr>
                <w:rFonts w:ascii="Times New Roman" w:eastAsia="Times New Roman" w:hAnsi="Times New Roman"/>
                <w:sz w:val="26"/>
                <w:szCs w:val="26"/>
              </w:rPr>
            </w:pPr>
            <w:r>
              <w:rPr>
                <w:rFonts w:ascii="Times New Roman" w:eastAsia="Times New Roman" w:hAnsi="Times New Roman"/>
                <w:sz w:val="26"/>
                <w:szCs w:val="26"/>
              </w:rPr>
              <w:t>2</w:t>
            </w:r>
          </w:p>
        </w:tc>
        <w:tc>
          <w:tcPr>
            <w:tcW w:w="3637" w:type="dxa"/>
            <w:vAlign w:val="center"/>
          </w:tcPr>
          <w:p w14:paraId="7CFF46B7" w14:textId="10406D26" w:rsidR="00995816" w:rsidRPr="00853FC4" w:rsidRDefault="00741432" w:rsidP="00194C4E">
            <w:pPr>
              <w:spacing w:line="276" w:lineRule="auto"/>
              <w:rPr>
                <w:rFonts w:ascii="Times New Roman" w:eastAsia="Times New Roman" w:hAnsi="Times New Roman"/>
                <w:sz w:val="26"/>
                <w:szCs w:val="26"/>
              </w:rPr>
            </w:pPr>
            <w:r>
              <w:rPr>
                <w:rFonts w:ascii="Times New Roman" w:eastAsia="Times New Roman" w:hAnsi="Times New Roman"/>
                <w:sz w:val="26"/>
                <w:szCs w:val="26"/>
              </w:rPr>
              <w:t>Nhãn decal</w:t>
            </w:r>
          </w:p>
        </w:tc>
        <w:tc>
          <w:tcPr>
            <w:tcW w:w="3030" w:type="dxa"/>
            <w:vAlign w:val="center"/>
          </w:tcPr>
          <w:p w14:paraId="6848D2E3" w14:textId="493EFBEB" w:rsidR="00995816" w:rsidRPr="00853FC4" w:rsidRDefault="00995816" w:rsidP="0075380C">
            <w:pPr>
              <w:spacing w:line="276" w:lineRule="auto"/>
              <w:jc w:val="center"/>
              <w:rPr>
                <w:rFonts w:ascii="Times New Roman" w:eastAsia="Times New Roman" w:hAnsi="Times New Roman"/>
                <w:sz w:val="26"/>
                <w:szCs w:val="26"/>
              </w:rPr>
            </w:pPr>
          </w:p>
        </w:tc>
        <w:tc>
          <w:tcPr>
            <w:tcW w:w="1800" w:type="dxa"/>
            <w:vAlign w:val="center"/>
          </w:tcPr>
          <w:p w14:paraId="4CCF4AC5" w14:textId="51079E1E" w:rsidR="00995816" w:rsidRPr="00853FC4" w:rsidRDefault="00AE619F" w:rsidP="0075380C">
            <w:pPr>
              <w:spacing w:line="276" w:lineRule="auto"/>
              <w:jc w:val="center"/>
              <w:rPr>
                <w:rFonts w:ascii="Times New Roman" w:eastAsia="Times New Roman" w:hAnsi="Times New Roman"/>
                <w:sz w:val="26"/>
                <w:szCs w:val="26"/>
              </w:rPr>
            </w:pPr>
            <w:del w:id="9277" w:author="DS Corporation" w:date="2026-10-09T09:00:00Z">
              <w:r>
                <w:rPr>
                  <w:rFonts w:ascii="Times New Roman" w:eastAsia="Times New Roman" w:hAnsi="Times New Roman"/>
                  <w:sz w:val="26"/>
                  <w:szCs w:val="26"/>
                </w:rPr>
                <w:delText xml:space="preserve">Bên B</w:delText>
              </w:r>
            </w:del>
            <w:ins w:id="9278" w:author="DS Corporation" w:date="2026-10-09T09:00:00Z">
              <w:r>
                <w:rPr>
                  <w:rFonts w:ascii="Times New Roman" w:eastAsia="Times New Roman" w:hAnsi="Times New Roman"/>
                  <w:sz w:val="26"/>
                  <w:szCs w:val="26"/>
                </w:rPr>
                <w:t xml:space="preserve">Bên A</w:t>
              </w:r>
            </w:ins>
          </w:p>
        </w:tc>
      </w:tr>
      <w:tr w:rsidR="006B34B2" w:rsidRPr="00853FC4" w14:paraId="7A566EDE" w14:textId="77777777" w:rsidTr="00194C4E">
        <w:trPr>
          <w:trHeight w:val="521"/>
          <w:jc w:val="center"/>
        </w:trPr>
        <w:tc>
          <w:tcPr>
            <w:tcW w:w="708" w:type="dxa"/>
            <w:vAlign w:val="center"/>
          </w:tcPr>
          <w:p w14:paraId="07CFB054" w14:textId="77777777" w:rsidR="006B34B2" w:rsidRPr="00853FC4" w:rsidRDefault="006B34B2" w:rsidP="00194C4E">
            <w:pPr>
              <w:spacing w:line="276" w:lineRule="auto"/>
              <w:jc w:val="center"/>
              <w:rPr>
                <w:rFonts w:ascii="Times New Roman" w:eastAsia="Times New Roman" w:hAnsi="Times New Roman"/>
                <w:sz w:val="26"/>
                <w:szCs w:val="26"/>
              </w:rPr>
            </w:pPr>
            <w:r>
              <w:rPr>
                <w:rFonts w:ascii="Times New Roman" w:eastAsia="Times New Roman" w:hAnsi="Times New Roman"/>
                <w:sz w:val="26"/>
                <w:szCs w:val="26"/>
              </w:rPr>
              <w:t>4</w:t>
            </w:r>
          </w:p>
        </w:tc>
        <w:tc>
          <w:tcPr>
            <w:tcW w:w="3637" w:type="dxa"/>
            <w:vAlign w:val="center"/>
          </w:tcPr>
          <w:p w14:paraId="45AC28AF" w14:textId="7BEF60C7" w:rsidR="006B34B2" w:rsidRPr="00853FC4" w:rsidRDefault="00741432" w:rsidP="00194C4E">
            <w:pPr>
              <w:spacing w:line="276" w:lineRule="auto"/>
              <w:rPr>
                <w:rFonts w:ascii="Times New Roman" w:eastAsia="Times New Roman" w:hAnsi="Times New Roman"/>
                <w:sz w:val="26"/>
                <w:szCs w:val="26"/>
              </w:rPr>
            </w:pPr>
            <w:r>
              <w:rPr>
                <w:rFonts w:ascii="Times New Roman" w:eastAsia="Times New Roman" w:hAnsi="Times New Roman"/>
                <w:sz w:val="26"/>
                <w:szCs w:val="26"/>
              </w:rPr>
              <w:t>Hộp</w:t>
            </w:r>
          </w:p>
        </w:tc>
        <w:tc>
          <w:tcPr>
            <w:tcW w:w="3030" w:type="dxa"/>
            <w:vAlign w:val="center"/>
          </w:tcPr>
          <w:p w14:paraId="78A194D1" w14:textId="77777777" w:rsidR="006B34B2" w:rsidRPr="00853FC4" w:rsidRDefault="006B34B2" w:rsidP="0075380C">
            <w:pPr>
              <w:spacing w:line="276" w:lineRule="auto"/>
              <w:jc w:val="center"/>
              <w:rPr>
                <w:rFonts w:ascii="Times New Roman" w:eastAsia="Times New Roman" w:hAnsi="Times New Roman"/>
                <w:sz w:val="26"/>
                <w:szCs w:val="26"/>
              </w:rPr>
            </w:pPr>
          </w:p>
        </w:tc>
        <w:tc>
          <w:tcPr>
            <w:tcW w:w="1800" w:type="dxa"/>
            <w:vAlign w:val="center"/>
          </w:tcPr>
          <w:p w14:paraId="69D70E8F" w14:textId="78D240B8" w:rsidR="006B34B2" w:rsidRPr="00853FC4" w:rsidRDefault="00741432" w:rsidP="0075380C">
            <w:pPr>
              <w:spacing w:line="276" w:lineRule="auto"/>
              <w:jc w:val="center"/>
              <w:rPr>
                <w:rFonts w:ascii="Times New Roman" w:eastAsia="Times New Roman" w:hAnsi="Times New Roman"/>
                <w:sz w:val="26"/>
                <w:szCs w:val="26"/>
              </w:rPr>
            </w:pPr>
            <w:del w:id="9279" w:author="DS Corporation" w:date="2026-10-09T09:00:00Z">
              <w:r>
                <w:rPr>
                  <w:rFonts w:ascii="Times New Roman" w:eastAsia="Times New Roman" w:hAnsi="Times New Roman"/>
                  <w:sz w:val="26"/>
                  <w:szCs w:val="26"/>
                </w:rPr>
                <w:delText>Bên B</w:delText>
              </w:r>
            </w:del>
            <w:ins w:id="9280" w:author="DS Corporation" w:date="2026-10-09T09:00:00Z">
              <w:r>
                <w:rPr>
                  <w:rFonts w:ascii="Times New Roman" w:eastAsia="Times New Roman" w:hAnsi="Times New Roman"/>
                  <w:sz w:val="26"/>
                  <w:szCs w:val="26"/>
                </w:rPr>
                <w:t xml:space="preserve">Bên A</w:t>
              </w:r>
            </w:ins>
          </w:p>
        </w:tc>
      </w:tr>
      <w:tr w:rsidR="00194C4E" w:rsidRPr="00853FC4" w14:paraId="5D817A01" w14:textId="77777777" w:rsidTr="00194C4E">
        <w:trPr>
          <w:trHeight w:val="521"/>
          <w:jc w:val="center"/>
        </w:trPr>
        <w:tc>
          <w:tcPr>
            <w:tcW w:w="708" w:type="dxa"/>
            <w:vAlign w:val="center"/>
          </w:tcPr>
          <w:p w14:paraId="573C27F3" w14:textId="3AC90D90" w:rsidR="00194C4E" w:rsidRPr="00853FC4" w:rsidRDefault="00194C4E" w:rsidP="00194C4E">
            <w:pPr>
              <w:spacing w:line="276" w:lineRule="auto"/>
              <w:jc w:val="center"/>
              <w:rPr>
                <w:rFonts w:ascii="Times New Roman" w:hAnsi="Times New Roman"/>
                <w:sz w:val="26"/>
                <w:szCs w:val="26"/>
              </w:rPr>
            </w:pPr>
            <w:r>
              <w:rPr>
                <w:rFonts w:ascii="Times New Roman" w:hAnsi="Times New Roman"/>
                <w:sz w:val="26"/>
                <w:szCs w:val="26"/>
              </w:rPr>
              <w:t>5</w:t>
            </w:r>
          </w:p>
        </w:tc>
        <w:tc>
          <w:tcPr>
            <w:tcW w:w="3637" w:type="dxa"/>
            <w:vAlign w:val="center"/>
          </w:tcPr>
          <w:p w14:paraId="39D56A3F" w14:textId="25A1501B" w:rsidR="00194C4E" w:rsidRPr="00853FC4" w:rsidRDefault="00194C4E" w:rsidP="00194C4E">
            <w:pPr>
              <w:spacing w:line="276" w:lineRule="auto"/>
              <w:rPr>
                <w:rFonts w:ascii="Times New Roman" w:hAnsi="Times New Roman"/>
                <w:sz w:val="26"/>
                <w:szCs w:val="26"/>
              </w:rPr>
            </w:pPr>
            <w:r>
              <w:rPr>
                <w:rFonts w:ascii="Times New Roman" w:hAnsi="Times New Roman"/>
                <w:sz w:val="26"/>
                <w:szCs w:val="26"/>
              </w:rPr>
              <w:t>Tem niêm</w:t>
            </w:r>
          </w:p>
        </w:tc>
        <w:tc>
          <w:tcPr>
            <w:tcW w:w="3030" w:type="dxa"/>
            <w:vAlign w:val="center"/>
          </w:tcPr>
          <w:p w14:paraId="4B59CBFA" w14:textId="77777777" w:rsidR="00194C4E" w:rsidRPr="00853FC4" w:rsidRDefault="00194C4E" w:rsidP="0075380C">
            <w:pPr>
              <w:spacing w:line="276" w:lineRule="auto"/>
              <w:jc w:val="center"/>
              <w:rPr>
                <w:rFonts w:ascii="Times New Roman" w:hAnsi="Times New Roman"/>
                <w:sz w:val="26"/>
                <w:szCs w:val="26"/>
              </w:rPr>
            </w:pPr>
          </w:p>
        </w:tc>
        <w:tc>
          <w:tcPr>
            <w:tcW w:w="1800" w:type="dxa"/>
            <w:vAlign w:val="center"/>
          </w:tcPr>
          <w:p w14:paraId="4EF30E89" w14:textId="27EC4C11" w:rsidR="00194C4E" w:rsidRPr="00853FC4" w:rsidRDefault="00194C4E" w:rsidP="0075380C">
            <w:pPr>
              <w:spacing w:line="276" w:lineRule="auto"/>
              <w:jc w:val="center"/>
              <w:rPr>
                <w:rFonts w:ascii="Times New Roman" w:hAnsi="Times New Roman"/>
                <w:sz w:val="26"/>
                <w:szCs w:val="26"/>
              </w:rPr>
            </w:pPr>
            <w:del w:id="9281" w:author="DS Corporation" w:date="2026-10-09T09:00:00Z">
              <w:r>
                <w:rPr>
                  <w:rFonts w:ascii="Times New Roman" w:hAnsi="Times New Roman"/>
                  <w:sz w:val="26"/>
                  <w:szCs w:val="26"/>
                </w:rPr>
                <w:delText>Bên B</w:delText>
              </w:r>
            </w:del>
            <w:ins w:id="9282" w:author="DS Corporation" w:date="2026-10-09T09:00:00Z">
              <w:r>
                <w:rPr>
                  <w:rFonts w:ascii="Times New Roman" w:hAnsi="Times New Roman"/>
                  <w:sz w:val="26"/>
                  <w:szCs w:val="26"/>
                </w:rPr>
                <w:t xml:space="preserve">Bên A</w:t>
              </w:r>
            </w:ins>
          </w:p>
        </w:tc>
      </w:tr>
    </w:tbl>
    <w:p w14:paraId="029F789D" w14:textId="77777777" w:rsidR="005A206B" w:rsidRPr="00853FC4" w:rsidRDefault="005A206B" w:rsidP="005A206B">
      <w:pPr>
        <w:pStyle w:val="ListParagraph"/>
        <w:rPr>
          <w:b/>
          <w:color w:val="000000"/>
          <w:sz w:val="26"/>
          <w:szCs w:val="26"/>
        </w:rPr>
      </w:pPr>
    </w:p>
    <w:p w14:paraId="60E84291" w14:textId="710C5ED8" w:rsidR="007551BF" w:rsidRPr="00853FC4" w:rsidRDefault="00C00423" w:rsidP="005A206B">
      <w:pPr>
        <w:pStyle w:val="ListParagraph"/>
        <w:numPr>
          <w:ilvl w:val="0"/>
          <w:numId w:val="2"/>
        </w:numPr>
        <w:jc w:val="both"/>
        <w:rPr>
          <w:b/>
          <w:color w:val="000000"/>
          <w:sz w:val="26"/>
          <w:szCs w:val="26"/>
        </w:rPr>
      </w:pPr>
      <w:r>
        <w:rPr>
          <w:sz w:val="26"/>
          <w:szCs w:val="26"/>
        </w:rPr>
        <w:t>Các h</w:t>
      </w:r>
      <w:r>
        <w:rPr>
          <w:color w:val="000000" w:themeColor="text1"/>
          <w:sz w:val="26"/>
          <w:szCs w:val="26"/>
          <w:lang w:val="vi-VN"/>
        </w:rPr>
        <w:t>ạng mục nguyên li</w:t>
      </w:r>
      <w:r>
        <w:rPr>
          <w:color w:val="000000" w:themeColor="text1"/>
          <w:sz w:val="26"/>
          <w:szCs w:val="26"/>
        </w:rPr>
        <w:t>ệu,</w:t>
      </w:r>
      <w:r>
        <w:rPr>
          <w:color w:val="000000" w:themeColor="text1"/>
          <w:sz w:val="26"/>
          <w:szCs w:val="26"/>
          <w:lang w:val="vi-VN"/>
        </w:rPr>
        <w:t xml:space="preserve"> </w:t>
      </w:r>
      <w:del w:id="9283" w:author="DS Corporation" w:date="2026-10-09T09:00:00Z">
        <w:r>
          <w:rPr>
            <w:color w:val="000000" w:themeColor="text1"/>
            <w:sz w:val="26"/>
            <w:szCs w:val="26"/>
            <w:lang w:val="vi-VN"/>
          </w:rPr>
          <w:delText xml:space="preserve">Bên B</w:delText>
        </w:r>
      </w:del>
      <w:ins w:id="9284" w:author="DS Corporation" w:date="2026-10-09T09:00:00Z">
        <w:r>
          <w:rPr>
            <w:color w:val="000000" w:themeColor="text1"/>
            <w:sz w:val="26"/>
            <w:szCs w:val="26"/>
            <w:lang w:val="vi-VN"/>
          </w:rPr>
          <w:t xml:space="preserve">Bên A</w:t>
        </w:r>
      </w:ins>
      <w:r>
        <w:rPr>
          <w:color w:val="000000" w:themeColor="text1"/>
          <w:sz w:val="26"/>
          <w:szCs w:val="26"/>
          <w:lang w:val="vi-VN"/>
        </w:rPr>
        <w:t xml:space="preserve"> cung cấp thì </w:t>
      </w:r>
      <w:del w:id="9285" w:author="DS Corporation" w:date="2026-10-09T09:00:00Z">
        <w:r>
          <w:rPr>
            <w:color w:val="000000" w:themeColor="text1"/>
            <w:sz w:val="26"/>
            <w:szCs w:val="26"/>
            <w:lang w:val="vi-VN"/>
          </w:rPr>
          <w:delText xml:space="preserve">Bên B</w:delText>
        </w:r>
      </w:del>
      <w:ins w:id="9286" w:author="DS Corporation" w:date="2026-10-09T09:00:00Z">
        <w:r>
          <w:rPr>
            <w:color w:val="000000" w:themeColor="text1"/>
            <w:sz w:val="26"/>
            <w:szCs w:val="26"/>
            <w:lang w:val="vi-VN"/>
          </w:rPr>
          <w:t xml:space="preserve">Bên A</w:t>
        </w:r>
      </w:ins>
      <w:r>
        <w:rPr>
          <w:color w:val="000000" w:themeColor="text1"/>
          <w:sz w:val="26"/>
          <w:szCs w:val="26"/>
          <w:lang w:val="vi-VN"/>
        </w:rPr>
        <w:t xml:space="preserve"> phải </w:t>
      </w:r>
      <w:del w:id="9099" w:author="DS Corporation" w:date="2026-10-09T09:00:00Z">
        <w:r>
          <w:rPr>
            <w:color w:val="000000" w:themeColor="text1"/>
            <w:sz w:val="26"/>
            <w:szCs w:val="26"/>
            <w:lang w:val="vi-VN"/>
          </w:rPr>
          <w:delText xml:space="preserve">cung cấp</w:delText>
        </w:r>
        <w:r>
          <w:rPr>
            <w:color w:val="000000" w:themeColor="text1"/>
            <w:sz w:val="26"/>
            <w:szCs w:val="26"/>
          </w:rPr>
          <w:delText xml:space="preserve"> </w:delText>
        </w:r>
        <w:r>
          <w:rPr>
            <w:color w:val="000000" w:themeColor="text1"/>
            <w:sz w:val="26"/>
            <w:szCs w:val="26"/>
            <w:lang w:val="vi-VN"/>
          </w:rPr>
          <w:delText xml:space="preserve">A các</w:delText>
        </w:r>
      </w:del>
      <w:ins w:id="9100" w:author="DS Corporation" w:date="2026-10-09T09:00:00Z">
        <w:r>
          <w:rPr>
            <w:color w:val="000000" w:themeColor="text1"/>
            <w:sz w:val="26"/>
            <w:szCs w:val="26"/>
            <w:lang w:val="vi-VN"/>
          </w:rPr>
          <w:t xml:space="preserve">cung cấp cho Bên B các</w:t>
        </w:r>
      </w:ins>
      <w:r>
        <w:rPr>
          <w:color w:val="000000" w:themeColor="text1"/>
          <w:sz w:val="26"/>
          <w:szCs w:val="26"/>
          <w:lang w:val="vi-VN"/>
        </w:rPr>
        <w:t xml:space="preserve"> giấy tờ</w:t>
      </w:r>
      <w:r>
        <w:rPr>
          <w:color w:val="000000" w:themeColor="text1"/>
          <w:sz w:val="26"/>
          <w:szCs w:val="26"/>
        </w:rPr>
        <w:t xml:space="preserve"> </w:t>
      </w:r>
      <w:r>
        <w:rPr>
          <w:color w:val="000000" w:themeColor="text1"/>
          <w:sz w:val="26"/>
          <w:szCs w:val="26"/>
          <w:lang w:val="vi-VN"/>
        </w:rPr>
        <w:t>chứng minh nguồn gốc xuất xứ nguyên liệu</w:t>
      </w:r>
      <w:r>
        <w:rPr>
          <w:color w:val="000000" w:themeColor="text1"/>
          <w:sz w:val="26"/>
          <w:szCs w:val="26"/>
        </w:rPr>
        <w:t xml:space="preserve"> cụ thể, phiếu kiểm tra nguyên liệu đầu vào</w:t>
      </w:r>
      <w:r>
        <w:rPr>
          <w:color w:val="000000" w:themeColor="text1"/>
          <w:sz w:val="26"/>
          <w:szCs w:val="26"/>
          <w:lang w:val="vi-VN"/>
        </w:rPr>
        <w:t xml:space="preserve">, chứng từ: Phiếu xuất kho nguyên liệu, COA, MSDS</w:t>
      </w:r>
      <w:r>
        <w:rPr>
          <w:color w:val="000000" w:themeColor="text1"/>
          <w:sz w:val="26"/>
          <w:szCs w:val="26"/>
        </w:rPr>
        <w:t xml:space="preserve"> và các giấy tờ chứng minh nguồn gốc xuất xứ khác (Nếu có)</w:t>
      </w:r>
      <w:r>
        <w:rPr>
          <w:color w:val="000000" w:themeColor="text1"/>
          <w:sz w:val="26"/>
          <w:szCs w:val="26"/>
          <w:lang w:val="vi-VN"/>
        </w:rPr>
        <w:t xml:space="preserve"> và kèm </w:t>
      </w:r>
      <w:r>
        <w:rPr>
          <w:color w:val="000000" w:themeColor="text1"/>
          <w:sz w:val="26"/>
          <w:szCs w:val="26"/>
        </w:rPr>
        <w:t>hóa đơn GTGT</w:t>
      </w:r>
      <w:r>
        <w:rPr>
          <w:color w:val="000000" w:themeColor="text1"/>
          <w:sz w:val="26"/>
          <w:szCs w:val="26"/>
          <w:lang w:val="vi-VN"/>
        </w:rPr>
        <w:t xml:space="preserve"> mà nhà cung cấp xuất cho </w:t>
      </w:r>
      <w:del w:id="9287" w:author="DS Corporation" w:date="2026-10-09T09:00:00Z">
        <w:r>
          <w:rPr>
            <w:color w:val="000000" w:themeColor="text1"/>
            <w:sz w:val="26"/>
            <w:szCs w:val="26"/>
            <w:lang w:val="vi-VN"/>
          </w:rPr>
          <w:delText xml:space="preserve">Bên B</w:delText>
        </w:r>
      </w:del>
      <w:ins w:id="9288" w:author="DS Corporation" w:date="2026-10-09T09:00:00Z">
        <w:r>
          <w:rPr>
            <w:color w:val="000000" w:themeColor="text1"/>
            <w:sz w:val="26"/>
            <w:szCs w:val="26"/>
            <w:lang w:val="vi-VN"/>
          </w:rPr>
          <w:t xml:space="preserve">Bên A</w:t>
        </w:r>
      </w:ins>
      <w:r>
        <w:rPr>
          <w:color w:val="000000" w:themeColor="text1"/>
          <w:sz w:val="26"/>
          <w:szCs w:val="26"/>
          <w:lang w:val="vi-VN"/>
        </w:rPr>
        <w:t xml:space="preserve"> (Nếu có) cho </w:t>
      </w:r>
      <w:del w:id="9289" w:author="DS Corporation" w:date="2026-10-09T09:00:00Z">
        <w:r>
          <w:rPr>
            <w:color w:val="000000" w:themeColor="text1"/>
            <w:sz w:val="26"/>
            <w:szCs w:val="26"/>
            <w:lang w:val="vi-VN"/>
          </w:rPr>
          <w:delText xml:space="preserve">Bên A</w:delText>
        </w:r>
      </w:del>
      <w:ins w:id="9290" w:author="DS Corporation" w:date="2026-10-09T09:00:00Z">
        <w:r>
          <w:rPr>
            <w:color w:val="000000" w:themeColor="text1"/>
            <w:sz w:val="26"/>
            <w:szCs w:val="26"/>
            <w:lang w:val="vi-VN"/>
          </w:rPr>
          <w:t xml:space="preserve">Bên B</w:t>
        </w:r>
      </w:ins>
      <w:r>
        <w:rPr>
          <w:color w:val="000000" w:themeColor="text1"/>
          <w:sz w:val="26"/>
          <w:szCs w:val="26"/>
          <w:lang w:val="vi-VN"/>
        </w:rPr>
        <w:t xml:space="preserve"> để </w:t>
      </w:r>
      <w:del w:id="9291" w:author="DS Corporation" w:date="2026-10-09T09:00:00Z">
        <w:r>
          <w:rPr>
            <w:color w:val="000000" w:themeColor="text1"/>
            <w:sz w:val="26"/>
            <w:szCs w:val="26"/>
            <w:lang w:val="vi-VN"/>
          </w:rPr>
          <w:delText xml:space="preserve">Bên A</w:delText>
        </w:r>
      </w:del>
      <w:ins w:id="9292" w:author="DS Corporation" w:date="2026-10-09T09:00:00Z">
        <w:r>
          <w:rPr>
            <w:color w:val="000000" w:themeColor="text1"/>
            <w:sz w:val="26"/>
            <w:szCs w:val="26"/>
            <w:lang w:val="vi-VN"/>
          </w:rPr>
          <w:t xml:space="preserve">Bên B</w:t>
        </w:r>
      </w:ins>
      <w:r>
        <w:rPr>
          <w:color w:val="000000" w:themeColor="text1"/>
          <w:sz w:val="26"/>
          <w:szCs w:val="26"/>
          <w:lang w:val="vi-VN"/>
        </w:rPr>
        <w:t xml:space="preserve"> kèm vào hồ sơ PIF và xuất hóa đơn.</w:t>
      </w:r>
    </w:p>
    <w:p w14:paraId="494EA1B2" w14:textId="7A5D4BEC" w:rsidR="007551BF" w:rsidRPr="00853FC4" w:rsidRDefault="00AE619F" w:rsidP="005A206B">
      <w:pPr>
        <w:pStyle w:val="ListParagraph"/>
        <w:numPr>
          <w:ilvl w:val="0"/>
          <w:numId w:val="2"/>
        </w:numPr>
        <w:jc w:val="both"/>
        <w:rPr>
          <w:b/>
          <w:color w:val="000000"/>
          <w:sz w:val="26"/>
          <w:szCs w:val="26"/>
        </w:rPr>
      </w:pPr>
      <w:del w:id="9293" w:author="DS Corporation" w:date="2026-10-09T09:00:00Z">
        <w:r>
          <w:rPr>
            <w:color w:val="000000" w:themeColor="text1"/>
            <w:sz w:val="26"/>
            <w:szCs w:val="26"/>
            <w:lang w:val="vi-VN"/>
          </w:rPr>
          <w:delText xml:space="preserve">Bên A</w:delText>
        </w:r>
      </w:del>
      <w:ins w:id="9294" w:author="DS Corporation" w:date="2026-10-09T09:00:00Z">
        <w:r>
          <w:rPr>
            <w:color w:val="000000" w:themeColor="text1"/>
            <w:sz w:val="26"/>
            <w:szCs w:val="26"/>
            <w:lang w:val="vi-VN"/>
          </w:rPr>
          <w:t xml:space="preserve">Bên B</w:t>
        </w:r>
      </w:ins>
      <w:r>
        <w:rPr>
          <w:color w:val="000000" w:themeColor="text1"/>
          <w:sz w:val="26"/>
          <w:szCs w:val="26"/>
          <w:lang w:val="vi-VN"/>
        </w:rPr>
        <w:t xml:space="preserve"> </w:t>
      </w:r>
      <w:r>
        <w:rPr>
          <w:color w:val="000000" w:themeColor="text1"/>
          <w:sz w:val="26"/>
          <w:szCs w:val="26"/>
        </w:rPr>
        <w:t>đ</w:t>
      </w:r>
      <w:r>
        <w:rPr>
          <w:color w:val="000000" w:themeColor="text1"/>
          <w:sz w:val="26"/>
          <w:szCs w:val="26"/>
          <w:lang w:val="vi-VN"/>
        </w:rPr>
        <w:t xml:space="preserve">ược quyền từ chối nhận vào kho những nguyên liệu không rõ nguồn gốc do </w:t>
      </w:r>
      <w:del w:id="9295" w:author="DS Corporation" w:date="2026-10-09T09:00:00Z">
        <w:r>
          <w:rPr>
            <w:color w:val="000000" w:themeColor="text1"/>
            <w:sz w:val="26"/>
            <w:szCs w:val="26"/>
            <w:lang w:val="vi-VN"/>
          </w:rPr>
          <w:delText xml:space="preserve">Bên B</w:delText>
        </w:r>
      </w:del>
      <w:ins w:id="9296" w:author="DS Corporation" w:date="2026-10-09T09:00:00Z">
        <w:r>
          <w:rPr>
            <w:color w:val="000000" w:themeColor="text1"/>
            <w:sz w:val="26"/>
            <w:szCs w:val="26"/>
            <w:lang w:val="vi-VN"/>
          </w:rPr>
          <w:t xml:space="preserve">Bên A</w:t>
        </w:r>
      </w:ins>
      <w:r>
        <w:rPr>
          <w:color w:val="000000" w:themeColor="text1"/>
          <w:sz w:val="26"/>
          <w:szCs w:val="26"/>
          <w:lang w:val="vi-VN"/>
        </w:rPr>
        <w:t xml:space="preserve"> chuyển đến hoặc từ chối tiếp nhận những nguyên liệu, hoá chất thuộc danh mục chất cấm sử dụng tại Việt Nam hoặc danh mục cấm của Hiệp Hội Mỹ phẩm ASEAN và thế giới. Nếu lỗi sản phẩm do nguyên liệu của </w:t>
      </w:r>
      <w:del w:id="9297" w:author="DS Corporation" w:date="2026-10-09T09:00:00Z">
        <w:r>
          <w:rPr>
            <w:color w:val="000000" w:themeColor="text1"/>
            <w:sz w:val="26"/>
            <w:szCs w:val="26"/>
            <w:lang w:val="vi-VN"/>
          </w:rPr>
          <w:delText xml:space="preserve">Bên B</w:delText>
        </w:r>
      </w:del>
      <w:ins w:id="9298" w:author="DS Corporation" w:date="2026-10-09T09:00:00Z">
        <w:r>
          <w:rPr>
            <w:color w:val="000000" w:themeColor="text1"/>
            <w:sz w:val="26"/>
            <w:szCs w:val="26"/>
            <w:lang w:val="vi-VN"/>
          </w:rPr>
          <w:t xml:space="preserve">Bên A</w:t>
        </w:r>
      </w:ins>
      <w:r>
        <w:rPr>
          <w:color w:val="000000" w:themeColor="text1"/>
          <w:sz w:val="26"/>
          <w:szCs w:val="26"/>
          <w:lang w:val="vi-VN"/>
        </w:rPr>
        <w:t xml:space="preserve"> cung cấp thì </w:t>
      </w:r>
      <w:del w:id="9299" w:author="DS Corporation" w:date="2026-10-09T09:00:00Z">
        <w:r>
          <w:rPr>
            <w:color w:val="000000" w:themeColor="text1"/>
            <w:sz w:val="26"/>
            <w:szCs w:val="26"/>
            <w:lang w:val="vi-VN"/>
          </w:rPr>
          <w:delText xml:space="preserve">Bên A</w:delText>
        </w:r>
      </w:del>
      <w:ins w:id="9300" w:author="DS Corporation" w:date="2026-10-09T09:00:00Z">
        <w:r>
          <w:rPr>
            <w:color w:val="000000" w:themeColor="text1"/>
            <w:sz w:val="26"/>
            <w:szCs w:val="26"/>
            <w:lang w:val="vi-VN"/>
          </w:rPr>
          <w:t xml:space="preserve">Bên B</w:t>
        </w:r>
      </w:ins>
      <w:r>
        <w:rPr>
          <w:color w:val="000000" w:themeColor="text1"/>
          <w:sz w:val="26"/>
          <w:szCs w:val="26"/>
          <w:lang w:val="vi-VN"/>
        </w:rPr>
        <w:t xml:space="preserve"> không chịu trách nhiệm về chất lượng sản phẩm.</w:t>
      </w:r>
    </w:p>
    <w:p w14:paraId="689E0E84" w14:textId="4149E462" w:rsidR="007551BF" w:rsidRPr="00853FC4" w:rsidRDefault="000F2F7C" w:rsidP="005A206B">
      <w:pPr>
        <w:pStyle w:val="ListParagraph"/>
        <w:numPr>
          <w:ilvl w:val="0"/>
          <w:numId w:val="2"/>
        </w:numPr>
        <w:jc w:val="both"/>
        <w:rPr>
          <w:b/>
          <w:color w:val="000000"/>
          <w:sz w:val="26"/>
          <w:szCs w:val="26"/>
        </w:rPr>
      </w:pPr>
      <w:r>
        <w:rPr>
          <w:sz w:val="26"/>
          <w:szCs w:val="26"/>
        </w:rPr>
        <w:t xml:space="preserve">Bao bì </w:t>
      </w:r>
      <w:del w:id="9301" w:author="DS Corporation" w:date="2026-10-09T09:00:00Z">
        <w:r>
          <w:rPr>
            <w:sz w:val="26"/>
            <w:szCs w:val="26"/>
          </w:rPr>
          <w:delText xml:space="preserve">Bên B</w:delText>
        </w:r>
      </w:del>
      <w:ins w:id="9302" w:author="DS Corporation" w:date="2026-10-09T09:00:00Z">
        <w:r>
          <w:rPr>
            <w:sz w:val="26"/>
            <w:szCs w:val="26"/>
          </w:rPr>
          <w:t xml:space="preserve">Bên A</w:t>
        </w:r>
      </w:ins>
      <w:r>
        <w:rPr>
          <w:sz w:val="26"/>
          <w:szCs w:val="26"/>
        </w:rPr>
        <w:t xml:space="preserve"> cung cấp thì </w:t>
      </w:r>
      <w:del w:id="9303" w:author="DS Corporation" w:date="2026-10-09T09:00:00Z">
        <w:r>
          <w:rPr>
            <w:sz w:val="26"/>
            <w:szCs w:val="26"/>
          </w:rPr>
          <w:delText xml:space="preserve">Bên B</w:delText>
        </w:r>
      </w:del>
      <w:ins w:id="9304" w:author="DS Corporation" w:date="2026-10-09T09:00:00Z">
        <w:r>
          <w:rPr>
            <w:sz w:val="26"/>
            <w:szCs w:val="26"/>
          </w:rPr>
          <w:t xml:space="preserve">Bên A</w:t>
        </w:r>
      </w:ins>
      <w:r>
        <w:rPr>
          <w:sz w:val="26"/>
          <w:szCs w:val="26"/>
        </w:rPr>
        <w:t xml:space="preserve"> phải cung cấp chứng từ: Phiếu xuất kho và kèm hóa đơn mà nhà cung cấp xuất cho </w:t>
      </w:r>
      <w:del w:id="9305" w:author="DS Corporation" w:date="2026-10-09T09:00:00Z">
        <w:r>
          <w:rPr>
            <w:sz w:val="26"/>
            <w:szCs w:val="26"/>
          </w:rPr>
          <w:delText xml:space="preserve">Bên B</w:delText>
        </w:r>
      </w:del>
      <w:ins w:id="9306" w:author="DS Corporation" w:date="2026-10-09T09:00:00Z">
        <w:r>
          <w:rPr>
            <w:sz w:val="26"/>
            <w:szCs w:val="26"/>
          </w:rPr>
          <w:t xml:space="preserve">Bên A</w:t>
        </w:r>
      </w:ins>
      <w:r>
        <w:rPr>
          <w:sz w:val="26"/>
          <w:szCs w:val="26"/>
        </w:rPr>
        <w:t xml:space="preserve"> (Nếu có) cho </w:t>
      </w:r>
      <w:del w:id="9307" w:author="DS Corporation" w:date="2026-10-09T09:00:00Z">
        <w:r>
          <w:rPr>
            <w:sz w:val="26"/>
            <w:szCs w:val="26"/>
          </w:rPr>
          <w:delText xml:space="preserve">Bên A</w:delText>
        </w:r>
      </w:del>
      <w:ins w:id="9308" w:author="DS Corporation" w:date="2026-10-09T09:00:00Z">
        <w:r>
          <w:rPr>
            <w:sz w:val="26"/>
            <w:szCs w:val="26"/>
          </w:rPr>
          <w:t xml:space="preserve">Bên B</w:t>
        </w:r>
      </w:ins>
      <w:r>
        <w:rPr>
          <w:sz w:val="26"/>
          <w:szCs w:val="26"/>
        </w:rPr>
        <w:t xml:space="preserve"> để </w:t>
      </w:r>
      <w:del w:id="9309" w:author="DS Corporation" w:date="2026-10-09T09:00:00Z">
        <w:r>
          <w:rPr>
            <w:sz w:val="26"/>
            <w:szCs w:val="26"/>
          </w:rPr>
          <w:delText xml:space="preserve">Bên A</w:delText>
        </w:r>
      </w:del>
      <w:ins w:id="9310" w:author="DS Corporation" w:date="2026-10-09T09:00:00Z">
        <w:r>
          <w:rPr>
            <w:sz w:val="26"/>
            <w:szCs w:val="26"/>
          </w:rPr>
          <w:t xml:space="preserve">Bên B</w:t>
        </w:r>
      </w:ins>
      <w:r>
        <w:rPr>
          <w:sz w:val="26"/>
          <w:szCs w:val="26"/>
        </w:rPr>
        <w:t xml:space="preserve"> thực hiện xuất hóa đơn.</w:t>
      </w:r>
    </w:p>
    <w:p w14:paraId="129FCA87" w14:textId="55F04CB4" w:rsidR="002F708D" w:rsidRPr="00853FC4" w:rsidRDefault="00ED04D6" w:rsidP="005A206B">
      <w:pPr>
        <w:pStyle w:val="ListParagraph"/>
        <w:numPr>
          <w:ilvl w:val="0"/>
          <w:numId w:val="2"/>
        </w:numPr>
        <w:jc w:val="both"/>
        <w:rPr>
          <w:b/>
          <w:color w:val="000000"/>
          <w:sz w:val="26"/>
          <w:szCs w:val="26"/>
        </w:rPr>
      </w:pPr>
      <w:r>
        <w:rPr>
          <w:sz w:val="26"/>
          <w:szCs w:val="26"/>
        </w:rPr>
        <w:t xml:space="preserve">Trước khi tiến hành in bao bì </w:t>
      </w:r>
      <w:del w:id="9311" w:author="DS Corporation" w:date="2026-10-09T09:00:00Z">
        <w:r>
          <w:rPr>
            <w:sz w:val="26"/>
            <w:szCs w:val="26"/>
          </w:rPr>
          <w:delText xml:space="preserve">Bên B</w:delText>
        </w:r>
      </w:del>
      <w:ins w:id="9312" w:author="DS Corporation" w:date="2026-10-09T09:00:00Z">
        <w:r>
          <w:rPr>
            <w:sz w:val="26"/>
            <w:szCs w:val="26"/>
          </w:rPr>
          <w:t xml:space="preserve">Bên A</w:t>
        </w:r>
      </w:ins>
      <w:r>
        <w:rPr>
          <w:sz w:val="26"/>
          <w:szCs w:val="26"/>
        </w:rPr>
        <w:t xml:space="preserve"> bắt buộc phải gửi thiết kế cho </w:t>
      </w:r>
      <w:del w:id="9313" w:author="DS Corporation" w:date="2026-10-09T09:00:00Z">
        <w:r>
          <w:rPr>
            <w:sz w:val="26"/>
            <w:szCs w:val="26"/>
          </w:rPr>
          <w:delText xml:space="preserve">Bên A</w:delText>
        </w:r>
      </w:del>
      <w:ins w:id="9314" w:author="DS Corporation" w:date="2026-10-09T09:00:00Z">
        <w:r>
          <w:rPr>
            <w:sz w:val="26"/>
            <w:szCs w:val="26"/>
          </w:rPr>
          <w:t xml:space="preserve">Bên B</w:t>
        </w:r>
      </w:ins>
      <w:r>
        <w:rPr>
          <w:sz w:val="26"/>
          <w:szCs w:val="26"/>
        </w:rPr>
        <w:t xml:space="preserve"> để </w:t>
      </w:r>
      <w:del w:id="9315" w:author="DS Corporation" w:date="2026-10-09T09:00:00Z">
        <w:r>
          <w:rPr>
            <w:sz w:val="26"/>
            <w:szCs w:val="26"/>
          </w:rPr>
          <w:delText xml:space="preserve">Bên A</w:delText>
        </w:r>
      </w:del>
      <w:ins w:id="9316" w:author="DS Corporation" w:date="2026-10-09T09:00:00Z">
        <w:r>
          <w:rPr>
            <w:sz w:val="26"/>
            <w:szCs w:val="26"/>
          </w:rPr>
          <w:t xml:space="preserve">Bên B</w:t>
        </w:r>
      </w:ins>
      <w:r>
        <w:rPr>
          <w:sz w:val="26"/>
          <w:szCs w:val="26"/>
        </w:rPr>
        <w:t xml:space="preserve"> kiểm tra thông tin bao bì. Sau khi kiểm tra xong </w:t>
      </w:r>
      <w:del w:id="9317" w:author="DS Corporation" w:date="2026-10-09T09:00:00Z">
        <w:r>
          <w:rPr>
            <w:sz w:val="26"/>
            <w:szCs w:val="26"/>
          </w:rPr>
          <w:delText xml:space="preserve">Bên A</w:delText>
        </w:r>
      </w:del>
      <w:ins w:id="9318" w:author="DS Corporation" w:date="2026-10-09T09:00:00Z">
        <w:r>
          <w:rPr>
            <w:sz w:val="26"/>
            <w:szCs w:val="26"/>
          </w:rPr>
          <w:t xml:space="preserve">Bên B</w:t>
        </w:r>
      </w:ins>
      <w:r>
        <w:rPr>
          <w:sz w:val="26"/>
          <w:szCs w:val="26"/>
        </w:rPr>
        <w:t xml:space="preserve"> phản hồi đồng ý thì </w:t>
      </w:r>
      <w:del w:id="9319" w:author="DS Corporation" w:date="2026-10-09T09:00:00Z">
        <w:r>
          <w:rPr>
            <w:sz w:val="26"/>
            <w:szCs w:val="26"/>
          </w:rPr>
          <w:delText xml:space="preserve">Bên B</w:delText>
        </w:r>
      </w:del>
      <w:ins w:id="9320" w:author="DS Corporation" w:date="2026-10-09T09:00:00Z">
        <w:r>
          <w:rPr>
            <w:sz w:val="26"/>
            <w:szCs w:val="26"/>
          </w:rPr>
          <w:t xml:space="preserve">Bên A</w:t>
        </w:r>
      </w:ins>
      <w:r>
        <w:rPr>
          <w:sz w:val="26"/>
          <w:szCs w:val="26"/>
        </w:rPr>
        <w:t xml:space="preserve"> tiến hành in bao bì. Nếu </w:t>
      </w:r>
      <w:del w:id="9321" w:author="DS Corporation" w:date="2026-10-09T09:00:00Z">
        <w:r>
          <w:rPr>
            <w:sz w:val="26"/>
            <w:szCs w:val="26"/>
          </w:rPr>
          <w:delText xml:space="preserve">Bên B</w:delText>
        </w:r>
      </w:del>
      <w:ins w:id="9322" w:author="DS Corporation" w:date="2026-10-09T09:00:00Z">
        <w:r>
          <w:rPr>
            <w:sz w:val="26"/>
            <w:szCs w:val="26"/>
          </w:rPr>
          <w:t xml:space="preserve">Bên A</w:t>
        </w:r>
      </w:ins>
      <w:r>
        <w:rPr>
          <w:sz w:val="26"/>
          <w:szCs w:val="26"/>
        </w:rPr>
        <w:t xml:space="preserve"> tự in bao bì không đúng như trên hồ sơ công bố, </w:t>
      </w:r>
      <w:del w:id="9323" w:author="DS Corporation" w:date="2026-10-09T09:00:00Z">
        <w:r>
          <w:rPr>
            <w:sz w:val="26"/>
            <w:szCs w:val="26"/>
          </w:rPr>
          <w:delText xml:space="preserve">Bên A</w:delText>
        </w:r>
      </w:del>
      <w:ins w:id="9324" w:author="DS Corporation" w:date="2026-10-09T09:00:00Z">
        <w:r>
          <w:rPr>
            <w:sz w:val="26"/>
            <w:szCs w:val="26"/>
          </w:rPr>
          <w:t xml:space="preserve">Bên B</w:t>
        </w:r>
      </w:ins>
      <w:r>
        <w:rPr>
          <w:sz w:val="26"/>
          <w:szCs w:val="26"/>
        </w:rPr>
        <w:t xml:space="preserve"> sẽ không nhận bao bì </w:t>
      </w:r>
      <w:del w:id="9325" w:author="DS Corporation" w:date="2026-10-09T09:00:00Z">
        <w:r>
          <w:rPr>
            <w:sz w:val="26"/>
            <w:szCs w:val="26"/>
          </w:rPr>
          <w:delText xml:space="preserve">Bên B</w:delText>
        </w:r>
      </w:del>
      <w:ins w:id="9326" w:author="DS Corporation" w:date="2026-10-09T09:00:00Z">
        <w:r>
          <w:rPr>
            <w:sz w:val="26"/>
            <w:szCs w:val="26"/>
          </w:rPr>
          <w:t xml:space="preserve">Bên A</w:t>
        </w:r>
      </w:ins>
      <w:r>
        <w:rPr>
          <w:sz w:val="26"/>
          <w:szCs w:val="26"/>
        </w:rPr>
        <w:t xml:space="preserve"> đã in và </w:t>
      </w:r>
      <w:del w:id="9327" w:author="DS Corporation" w:date="2026-10-09T09:00:00Z">
        <w:r>
          <w:rPr>
            <w:sz w:val="26"/>
            <w:szCs w:val="26"/>
          </w:rPr>
          <w:delText xml:space="preserve">Bên B</w:delText>
        </w:r>
      </w:del>
      <w:ins w:id="9328" w:author="DS Corporation" w:date="2026-10-09T09:00:00Z">
        <w:r>
          <w:rPr>
            <w:sz w:val="26"/>
            <w:szCs w:val="26"/>
          </w:rPr>
          <w:t xml:space="preserve">Bên A</w:t>
        </w:r>
      </w:ins>
      <w:r>
        <w:rPr>
          <w:sz w:val="26"/>
          <w:szCs w:val="26"/>
        </w:rPr>
        <w:t xml:space="preserve"> phải in lại thông tin đúng như trên </w:t>
      </w:r>
      <w:del w:id="9147" w:author="DS Corporation" w:date="2026-10-09T09:00:00Z">
        <w:r>
          <w:rPr>
            <w:sz w:val="26"/>
            <w:szCs w:val="26"/>
          </w:rPr>
          <w:delText xml:space="preserve">hồ sơ công bố.</w:delText>
        </w:r>
      </w:del>
      <w:ins w:id="9148" w:author="DS Corporation" w:date="2026-10-09T09:00:00Z">
        <w:r>
          <w:rPr>
            <w:sz w:val="26"/>
            <w:szCs w:val="26"/>
          </w:rPr>
          <w:t xml:space="preserve">hồ sơ công bố. Bên B phản hồi bằng văn bản trong vòng 03 ngày làm việc kể từ ngày nhận thiết kế; quá thời hạn này mà Bên B không phản hồi thì coi như Bên B đã đồng ý. Trường hợp Bên B đã xác nhận mà nội dung bắt buộc trên bao bì sai so với hồ sơ công bố do Bên B soạn thảo, Bên B chịu chi phí in lại.</w:t>
        </w:r>
      </w:ins>
    </w:p>
    <w:p w14:paraId="17295817" w14:textId="77777777" w:rsidR="002F708D" w:rsidRPr="00853FC4" w:rsidRDefault="00F7246E" w:rsidP="0075380C">
      <w:pPr>
        <w:spacing w:line="276" w:lineRule="auto"/>
        <w:jc w:val="both"/>
        <w:rPr>
          <w:b/>
          <w:sz w:val="26"/>
          <w:szCs w:val="26"/>
        </w:rPr>
      </w:pPr>
      <w:r>
        <w:rPr>
          <w:b/>
          <w:sz w:val="26"/>
          <w:szCs w:val="26"/>
          <w:u w:val="single"/>
        </w:rPr>
        <w:t xml:space="preserve">ĐIỀU 4:</w:t>
      </w:r>
      <w:r>
        <w:rPr>
          <w:b/>
          <w:sz w:val="26"/>
          <w:szCs w:val="26"/>
        </w:rPr>
        <w:t xml:space="preserve"> THỜI GIAN SẢN XUẤT VÀ GIAO HÀNG</w:t>
      </w:r>
    </w:p>
    <w:p w14:paraId="282522EE" w14:textId="77777777" w:rsidR="005F68F4" w:rsidRPr="00853FC4" w:rsidRDefault="00E5428E" w:rsidP="005F68F4">
      <w:pPr>
        <w:rPr>
          <w:b/>
          <w:color w:val="000000"/>
          <w:sz w:val="26"/>
          <w:szCs w:val="26"/>
        </w:rPr>
      </w:pPr>
      <w:r>
        <w:rPr>
          <w:b/>
          <w:color w:val="000000"/>
          <w:sz w:val="26"/>
          <w:szCs w:val="26"/>
        </w:rPr>
        <w:t xml:space="preserve">Thời gian giao hàng: </w:t>
      </w:r>
    </w:p>
    <w:p w14:paraId="33B9BD42" w14:textId="5B025219" w:rsidR="006876DB" w:rsidRPr="00853FC4" w:rsidRDefault="007A2F95" w:rsidP="005A206B">
      <w:pPr>
        <w:pStyle w:val="ListParagraph"/>
        <w:numPr>
          <w:ilvl w:val="0"/>
          <w:numId w:val="2"/>
        </w:numPr>
        <w:jc w:val="both"/>
        <w:rPr>
          <w:b/>
          <w:color w:val="000000"/>
          <w:sz w:val="26"/>
          <w:szCs w:val="26"/>
        </w:rPr>
      </w:pPr>
      <w:r>
        <w:rPr>
          <w:sz w:val="26"/>
          <w:szCs w:val="26"/>
        </w:rPr>
        <w:t xml:space="preserve">Tùy thuộc loại hình </w:t>
      </w:r>
      <w:del w:id="9329" w:author="DS Corporation" w:date="2026-10-09T09:00:00Z">
        <w:r>
          <w:rPr>
            <w:sz w:val="26"/>
            <w:szCs w:val="26"/>
          </w:rPr>
          <w:delText xml:space="preserve">Bên B</w:delText>
        </w:r>
      </w:del>
      <w:ins w:id="9330" w:author="DS Corporation" w:date="2026-10-09T09:00:00Z">
        <w:r>
          <w:rPr>
            <w:sz w:val="26"/>
            <w:szCs w:val="26"/>
          </w:rPr>
          <w:t xml:space="preserve">Bên A</w:t>
        </w:r>
      </w:ins>
      <w:r>
        <w:rPr>
          <w:sz w:val="26"/>
          <w:szCs w:val="26"/>
        </w:rPr>
        <w:t xml:space="preserve"> giao cho </w:t>
      </w:r>
      <w:del w:id="9331" w:author="DS Corporation" w:date="2026-10-09T09:00:00Z">
        <w:r>
          <w:rPr>
            <w:sz w:val="26"/>
            <w:szCs w:val="26"/>
          </w:rPr>
          <w:delText xml:space="preserve">Bên A</w:delText>
        </w:r>
      </w:del>
      <w:ins w:id="9332" w:author="DS Corporation" w:date="2026-10-09T09:00:00Z">
        <w:r>
          <w:rPr>
            <w:sz w:val="26"/>
            <w:szCs w:val="26"/>
          </w:rPr>
          <w:t xml:space="preserve">Bên B</w:t>
        </w:r>
      </w:ins>
      <w:r>
        <w:rPr>
          <w:sz w:val="26"/>
          <w:szCs w:val="26"/>
        </w:rPr>
        <w:t xml:space="preserve"> gia công bán thành phẩm hoặc thành phẩm sản xuất từ lúc mua các nguyên liệu, phụ liệu đơn lẻ đến khi tập kết theo đơn hàng cụ thể, </w:t>
      </w:r>
      <w:del w:id="9333" w:author="DS Corporation" w:date="2026-10-09T09:00:00Z">
        <w:r>
          <w:rPr>
            <w:sz w:val="26"/>
            <w:szCs w:val="26"/>
          </w:rPr>
          <w:delText xml:space="preserve">Bên A</w:delText>
        </w:r>
      </w:del>
      <w:ins w:id="9334" w:author="DS Corporation" w:date="2026-10-09T09:00:00Z">
        <w:r>
          <w:rPr>
            <w:sz w:val="26"/>
            <w:szCs w:val="26"/>
          </w:rPr>
          <w:t xml:space="preserve">Bên B</w:t>
        </w:r>
      </w:ins>
      <w:r>
        <w:rPr>
          <w:sz w:val="26"/>
          <w:szCs w:val="26"/>
        </w:rPr>
        <w:t xml:space="preserve"> có trách nhiệm thông báo lịch giao thành phẩm cho </w:t>
      </w:r>
      <w:del w:id="9335" w:author="DS Corporation" w:date="2026-10-09T09:00:00Z">
        <w:r>
          <w:rPr>
            <w:sz w:val="26"/>
            <w:szCs w:val="26"/>
          </w:rPr>
          <w:delText xml:space="preserve">Bên B</w:delText>
        </w:r>
      </w:del>
      <w:ins w:id="9336" w:author="DS Corporation" w:date="2026-10-09T09:00:00Z">
        <w:r>
          <w:rPr>
            <w:sz w:val="26"/>
            <w:szCs w:val="26"/>
          </w:rPr>
          <w:t xml:space="preserve">Bên A</w:t>
        </w:r>
      </w:ins>
      <w:r>
        <w:rPr>
          <w:sz w:val="26"/>
          <w:szCs w:val="26"/>
        </w:rPr>
        <w:t xml:space="preserve">.</w:t>
      </w:r>
    </w:p>
    <w:p w14:paraId="779E5AAD" w14:textId="036E3417" w:rsidR="005F68F4" w:rsidRPr="00853FC4" w:rsidRDefault="00C00423" w:rsidP="005A206B">
      <w:pPr>
        <w:pStyle w:val="ListParagraph"/>
        <w:numPr>
          <w:ilvl w:val="0"/>
          <w:numId w:val="2"/>
        </w:numPr>
        <w:jc w:val="both"/>
        <w:rPr>
          <w:b/>
          <w:color w:val="000000"/>
          <w:sz w:val="26"/>
          <w:szCs w:val="26"/>
        </w:rPr>
      </w:pPr>
      <w:del w:id="9149" w:author="DS Corporation" w:date="2026-10-09T09:00:00Z">
        <w:r>
          <w:rPr>
            <w:color w:val="000000"/>
            <w:sz w:val="26"/>
            <w:szCs w:val="26"/>
          </w:rPr>
          <w:lastRenderedPageBreak/>
          <w:delText xml:space="preserve">Kể từ ngày nhận đủ bao bì, nguyên vật liệu và lên lịch sản xuất, sau 07-14 ngày làm việc (trừ ngày chủ nhật và các ngày lễ ra) Bên A sẽ giao hàng cho Bên B.</w:delText>
        </w:r>
        <w:r>
          <w:rPr>
            <w:sz w:val="26"/>
            <w:szCs w:val="26"/>
          </w:rPr>
          <w:delText xml:space="preserve"> Trường hợp Bên B đặt số lượng hàng nhiều. Tùy thuộc vào thời điểm trong năm, giữa hai Bên có thể thương lượng: giao hàng nhiều đợt để đáp ứng nhu cầu bán hàng của Bên B.</w:delText>
        </w:r>
      </w:del>
      <w:ins w:id="9150" w:author="DS Corporation" w:date="2026-10-09T09:00:00Z">
        <w:r>
          <w:rPr>
            <w:color w:val="000000"/>
            <w:sz w:val="26"/>
            <w:szCs w:val="26"/>
          </w:rPr>
          <w:t xml:space="preserve">Kể từ ngày nhận đủ bao bì và mẫu chốt đã được ký xác nhận, Bên B hoàn thành sản xuất và giao hàng cho Bên A trong thời hạn tối đa 14 (mười bốn) ngày làm việc. Trong vòng 03 ngày làm việc kể từ ngày nhận đơn đặt hàng, Bên B xác nhận bằng văn bản lịch sản xuất và ngày giao hàng cụ thể. Trường hợp Bên A đặt số lượng lớn, hai Bên có thể thỏa thuận bằng văn bản việc giao hàng nhiều đợt.</w:t>
        </w:r>
      </w:ins>
    </w:p>
    <w:p w14:paraId="1109868D" w14:textId="7E2CEA4C" w:rsidR="00DD347A" w:rsidRPr="00853FC4" w:rsidRDefault="00AE619F" w:rsidP="005A206B">
      <w:pPr>
        <w:pStyle w:val="ListParagraph"/>
        <w:numPr>
          <w:ilvl w:val="0"/>
          <w:numId w:val="2"/>
        </w:numPr>
        <w:jc w:val="both"/>
        <w:rPr>
          <w:b/>
          <w:color w:val="000000"/>
          <w:sz w:val="26"/>
          <w:szCs w:val="26"/>
        </w:rPr>
      </w:pPr>
      <w:del w:id="9151" w:author="DS Corporation" w:date="2026-10-09T09:00:00Z">
        <w:r>
          <w:rPr>
            <w:color w:val="000000"/>
            <w:sz w:val="26"/>
            <w:szCs w:val="26"/>
          </w:rPr>
          <w:delText xml:space="preserve">Bên A báo trước cho Bên B từ 01-07 ngày sau khi hoàn thành thành phẩm để Bên B chuẩn bị nhận hàng.</w:delText>
        </w:r>
      </w:del>
      <w:ins w:id="9152" w:author="DS Corporation" w:date="2026-10-09T09:00:00Z">
        <w:r>
          <w:rPr>
            <w:color w:val="000000"/>
            <w:sz w:val="26"/>
            <w:szCs w:val="26"/>
          </w:rPr>
          <w:t xml:space="preserve">Bên B thông báo cho Bên A tối thiểu 03 ngày làm việc trước ngày giao hàng để Bên A chuẩn bị nhận hàng.</w:t>
        </w:r>
      </w:ins>
    </w:p>
    <w:p w14:paraId="357B91AF" w14:textId="77777777" w:rsidR="00DD347A" w:rsidRPr="00853FC4" w:rsidRDefault="00ED2B15" w:rsidP="005A206B">
      <w:pPr>
        <w:jc w:val="both"/>
        <w:rPr>
          <w:b/>
          <w:color w:val="000000"/>
          <w:sz w:val="26"/>
          <w:szCs w:val="26"/>
        </w:rPr>
      </w:pPr>
      <w:r>
        <w:rPr>
          <w:b/>
          <w:color w:val="000000"/>
          <w:sz w:val="26"/>
          <w:szCs w:val="26"/>
        </w:rPr>
        <w:t>Giao Hàng:</w:t>
      </w:r>
    </w:p>
    <w:p w14:paraId="6090C4D5" w14:textId="4776AEA8" w:rsidR="00530FCD" w:rsidRPr="00853FC4" w:rsidRDefault="00BE18D9" w:rsidP="005A206B">
      <w:pPr>
        <w:pStyle w:val="ListParagraph"/>
        <w:numPr>
          <w:ilvl w:val="0"/>
          <w:numId w:val="2"/>
        </w:numPr>
        <w:jc w:val="both"/>
        <w:rPr>
          <w:b/>
          <w:color w:val="000000"/>
          <w:sz w:val="26"/>
          <w:szCs w:val="26"/>
        </w:rPr>
      </w:pPr>
      <w:r>
        <w:rPr>
          <w:color w:val="000000"/>
          <w:sz w:val="26"/>
          <w:szCs w:val="26"/>
        </w:rPr>
        <w:t>Địa điểm giao hàng</w:t>
      </w:r>
      <w:r>
        <w:rPr>
          <w:color w:val="000000" w:themeColor="text1"/>
          <w:sz w:val="26"/>
          <w:szCs w:val="26"/>
        </w:rPr>
        <w:t>:</w:t>
      </w:r>
      <w:r>
        <w:rPr>
          <w:color w:val="000000" w:themeColor="text1"/>
          <w:spacing w:val="3"/>
          <w:sz w:val="26"/>
          <w:szCs w:val="26"/>
          <w:shd w:val="clear" w:color="auto" w:fill="FFFFFF"/>
        </w:rPr>
        <w:t xml:space="preserve"> Nhà Xưởng B1-B2, KCN Tân Kim, Khu phố Tân Phước, Xã Cần Giuộc Tỉnh Tây Ninh</w:t>
      </w:r>
      <w:r>
        <w:rPr>
          <w:color w:val="000000" w:themeColor="text1"/>
          <w:sz w:val="26"/>
          <w:szCs w:val="26"/>
        </w:rPr>
        <w:t>.</w:t>
      </w:r>
    </w:p>
    <w:p w14:paraId="2CDC0C8D" w14:textId="77777777" w:rsidR="00530FCD" w:rsidRPr="00853FC4" w:rsidRDefault="00692D00" w:rsidP="005A206B">
      <w:pPr>
        <w:pStyle w:val="ListParagraph"/>
        <w:numPr>
          <w:ilvl w:val="0"/>
          <w:numId w:val="2"/>
        </w:numPr>
        <w:jc w:val="both"/>
        <w:rPr>
          <w:b/>
          <w:color w:val="000000"/>
          <w:sz w:val="26"/>
          <w:szCs w:val="26"/>
        </w:rPr>
      </w:pPr>
      <w:r>
        <w:rPr>
          <w:sz w:val="26"/>
          <w:szCs w:val="26"/>
        </w:rPr>
        <w:t>Hình thức vận chuyển:</w:t>
      </w:r>
    </w:p>
    <w:p w14:paraId="10DA49A7" w14:textId="5EC030C3" w:rsidR="00530FCD" w:rsidRPr="00853FC4" w:rsidRDefault="00ED2B15" w:rsidP="005A206B">
      <w:pPr>
        <w:pStyle w:val="ListParagraph"/>
        <w:numPr>
          <w:ilvl w:val="0"/>
          <w:numId w:val="14"/>
        </w:numPr>
        <w:jc w:val="both"/>
        <w:rPr>
          <w:b/>
          <w:color w:val="000000"/>
          <w:sz w:val="26"/>
          <w:szCs w:val="26"/>
        </w:rPr>
      </w:pPr>
      <w:r>
        <w:rPr>
          <w:sz w:val="26"/>
          <w:szCs w:val="26"/>
        </w:rPr>
        <w:t xml:space="preserve">Trong khu vực nội Tp. Hồ Chí Minh với giá trị đơn hàng lớn hơn 50.000.000 VNĐ (Năm mươi triệu đồng), chi phí do </w:t>
      </w:r>
      <w:del w:id="9337" w:author="DS Corporation" w:date="2026-10-09T09:00:00Z">
        <w:r>
          <w:rPr>
            <w:sz w:val="26"/>
            <w:szCs w:val="26"/>
          </w:rPr>
          <w:delText xml:space="preserve">Bên A</w:delText>
        </w:r>
      </w:del>
      <w:ins w:id="9338" w:author="DS Corporation" w:date="2026-10-09T09:00:00Z">
        <w:r>
          <w:rPr>
            <w:sz w:val="26"/>
            <w:szCs w:val="26"/>
          </w:rPr>
          <w:t xml:space="preserve">Bên B</w:t>
        </w:r>
      </w:ins>
      <w:r>
        <w:rPr>
          <w:sz w:val="26"/>
          <w:szCs w:val="26"/>
        </w:rPr>
        <w:t xml:space="preserve"> chịu (giao hàng 01 (một) lần).</w:t>
      </w:r>
    </w:p>
    <w:p w14:paraId="214849A3" w14:textId="544B1286" w:rsidR="00530FCD" w:rsidRPr="00853FC4" w:rsidRDefault="00ED2B15" w:rsidP="005A206B">
      <w:pPr>
        <w:pStyle w:val="ListParagraph"/>
        <w:numPr>
          <w:ilvl w:val="0"/>
          <w:numId w:val="14"/>
        </w:numPr>
        <w:jc w:val="both"/>
        <w:rPr>
          <w:b/>
          <w:color w:val="000000"/>
          <w:sz w:val="26"/>
          <w:szCs w:val="26"/>
        </w:rPr>
      </w:pPr>
      <w:r>
        <w:rPr>
          <w:sz w:val="26"/>
          <w:szCs w:val="26"/>
        </w:rPr>
        <w:t xml:space="preserve">Ngoài khu vực Tp. Hồ Chí Minh: </w:t>
      </w:r>
      <w:del w:id="9339" w:author="DS Corporation" w:date="2026-10-09T09:00:00Z">
        <w:r>
          <w:rPr>
            <w:sz w:val="26"/>
            <w:szCs w:val="26"/>
          </w:rPr>
          <w:delText xml:space="preserve">Bên B</w:delText>
        </w:r>
      </w:del>
      <w:ins w:id="9340" w:author="DS Corporation" w:date="2026-10-09T09:00:00Z">
        <w:r>
          <w:rPr>
            <w:sz w:val="26"/>
            <w:szCs w:val="26"/>
          </w:rPr>
          <w:t xml:space="preserve">Bên A</w:t>
        </w:r>
      </w:ins>
      <w:r>
        <w:rPr>
          <w:sz w:val="26"/>
          <w:szCs w:val="26"/>
        </w:rPr>
        <w:t xml:space="preserve"> chịu chi phí vận chuyển.</w:t>
      </w:r>
    </w:p>
    <w:p w14:paraId="6D3DAE01" w14:textId="22135D00" w:rsidR="00530FCD" w:rsidRPr="00853FC4" w:rsidRDefault="00ED2B15" w:rsidP="005A206B">
      <w:pPr>
        <w:pStyle w:val="ListParagraph"/>
        <w:numPr>
          <w:ilvl w:val="0"/>
          <w:numId w:val="14"/>
        </w:numPr>
        <w:jc w:val="both"/>
        <w:rPr>
          <w:b/>
          <w:color w:val="000000"/>
          <w:sz w:val="26"/>
          <w:szCs w:val="26"/>
        </w:rPr>
      </w:pPr>
      <w:r>
        <w:rPr>
          <w:sz w:val="26"/>
          <w:szCs w:val="26"/>
        </w:rPr>
        <w:t xml:space="preserve">Chi phí bốc xếp hàng hóa đầu Bên nào Bên đó chịu.</w:t>
      </w:r>
    </w:p>
    <w:p w14:paraId="72495A9D" w14:textId="4686484E" w:rsidR="00DE02D7" w:rsidRPr="00853FC4" w:rsidRDefault="00ED2B15" w:rsidP="005A206B">
      <w:pPr>
        <w:pStyle w:val="ListParagraph"/>
        <w:numPr>
          <w:ilvl w:val="0"/>
          <w:numId w:val="14"/>
        </w:numPr>
        <w:jc w:val="both"/>
        <w:rPr>
          <w:b/>
          <w:color w:val="000000"/>
          <w:sz w:val="26"/>
          <w:szCs w:val="26"/>
        </w:rPr>
      </w:pPr>
      <w:r>
        <w:rPr>
          <w:sz w:val="26"/>
          <w:szCs w:val="26"/>
        </w:rPr>
        <w:t xml:space="preserve">Các trường hợp khác giao hàng tại kho </w:t>
      </w:r>
      <w:del w:id="9341" w:author="DS Corporation" w:date="2026-10-09T09:00:00Z">
        <w:r>
          <w:rPr>
            <w:sz w:val="26"/>
            <w:szCs w:val="26"/>
          </w:rPr>
          <w:delText xml:space="preserve">Bên A</w:delText>
        </w:r>
      </w:del>
      <w:ins w:id="9342" w:author="DS Corporation" w:date="2026-10-09T09:00:00Z">
        <w:r>
          <w:rPr>
            <w:sz w:val="26"/>
            <w:szCs w:val="26"/>
          </w:rPr>
          <w:t xml:space="preserve">Bên B</w:t>
        </w:r>
      </w:ins>
      <w:r>
        <w:rPr>
          <w:sz w:val="26"/>
          <w:szCs w:val="26"/>
        </w:rPr>
        <w:t xml:space="preserve">.</w:t>
      </w:r>
    </w:p>
    <w:p>
      <w:pPr>
        <w:pStyle w:val="ListParagraph"/>
        <w:numPr>
          <w:ilvl w:val="0"/>
          <w:numId w:val="14"/>
        </w:numPr>
        <w:jc w:val="both"/>
        <w:rPr>
          <w:ins w:id="9153" w:author="DS Corporation" w:date="2026-10-09T09:00:00Z"/>
          <w:b/>
          <w:color w:val="000000"/>
          <w:sz w:val="26"/>
          <w:szCs w:val="26"/>
        </w:rPr>
      </w:pPr>
      <w:ins w:id="9154" w:author="DS Corporation" w:date="2026-10-09T09:00:00Z">
        <w:r>
          <w:rPr>
            <w:sz w:val="26"/>
            <w:szCs w:val="26"/>
          </w:rPr>
          <w:t xml:space="preserve">Rủi ro đối với hàng hóa chuyển sang Bên A kể từ thời điểm hai Bên ký biên bản giao nhận.</w:t>
        </w:r>
      </w:ins>
    </w:p>
    <w:p>
      <w:pPr>
        <w:pStyle w:val="ListParagraph"/>
        <w:numPr>
          <w:ilvl w:val="0"/>
          <w:numId w:val="14"/>
        </w:numPr>
        <w:jc w:val="both"/>
        <w:rPr>
          <w:ins w:id="9155" w:author="DS Corporation" w:date="2026-10-09T09:00:00Z"/>
          <w:b/>
          <w:color w:val="000000"/>
          <w:sz w:val="26"/>
          <w:szCs w:val="26"/>
        </w:rPr>
      </w:pPr>
      <w:ins w:id="9156" w:author="DS Corporation" w:date="2026-10-09T09:00:00Z">
        <w:r>
          <w:rPr>
            <w:sz w:val="26"/>
            <w:szCs w:val="26"/>
          </w:rPr>
          <w:t xml:space="preserve">Nghiệm thu: số lượng, quy cách được kiểm đếm khi giao nhận; chất lượng được nghiệm thu trong vòng 10 ngày làm việc kể từ ngày Bên A nhận hàng trên cơ sở Tiêu chuẩn cơ sở (Phụ lục 02), COA và mẫu chốt. Khuyết tật ẩn được khiếu nại trong thời hạn bảo hành.</w:t>
        </w:r>
      </w:ins>
    </w:p>
    <w:p>
      <w:pPr>
        <w:pStyle w:val="ListParagraph"/>
        <w:numPr>
          <w:ilvl w:val="0"/>
          <w:numId w:val="14"/>
        </w:numPr>
        <w:jc w:val="both"/>
        <w:rPr>
          <w:ins w:id="9157" w:author="DS Corporation" w:date="2026-10-09T09:00:00Z"/>
          <w:b/>
          <w:color w:val="000000"/>
          <w:sz w:val="26"/>
          <w:szCs w:val="26"/>
        </w:rPr>
      </w:pPr>
      <w:ins w:id="9158" w:author="DS Corporation" w:date="2026-10-09T09:00:00Z">
        <w:r>
          <w:rPr>
            <w:sz w:val="26"/>
            <w:szCs w:val="26"/>
          </w:rPr>
          <w:t xml:space="preserve">Chậm giao hàng: Bên B giao hàng chậm so với ngày đã xác nhận phải chịu phạt 0,5% giá trị phần hàng chậm giao cho mỗi ngày chậm, tổng mức phạt không vượt quá 8% giá trị phần nghĩa vụ bị vi phạm. Chậm quá 15 ngày, Bên A có quyền hủy phần hàng chậm giao, được hoàn trả số tiền đã thanh toán tương ứng trong vòng 05 ngày làm việc và yêu cầu bồi thường thiệt hại thực tế.</w:t>
        </w:r>
      </w:ins>
    </w:p>
    <w:p w14:paraId="03263BCA" w14:textId="77777777" w:rsidR="00DE02D7" w:rsidRPr="00853FC4" w:rsidRDefault="006E311A" w:rsidP="0075380C">
      <w:pPr>
        <w:spacing w:line="276" w:lineRule="auto"/>
        <w:jc w:val="both"/>
        <w:rPr>
          <w:b/>
          <w:bCs/>
          <w:sz w:val="26"/>
          <w:szCs w:val="26"/>
        </w:rPr>
      </w:pPr>
      <w:r>
        <w:rPr>
          <w:b/>
          <w:bCs/>
          <w:sz w:val="26"/>
          <w:szCs w:val="26"/>
          <w:u w:val="single"/>
        </w:rPr>
        <w:t>ĐIỀU 5:</w:t>
      </w:r>
      <w:r>
        <w:rPr>
          <w:b/>
          <w:bCs/>
          <w:sz w:val="26"/>
          <w:szCs w:val="26"/>
        </w:rPr>
        <w:t xml:space="preserve"> BẢO HÀNH </w:t>
      </w:r>
    </w:p>
    <w:p w14:paraId="6CD06682" w14:textId="56740C21" w:rsidR="00383E66" w:rsidRPr="00853FC4" w:rsidRDefault="00AE619F" w:rsidP="00741432">
      <w:pPr>
        <w:pStyle w:val="ListParagraph"/>
        <w:numPr>
          <w:ilvl w:val="0"/>
          <w:numId w:val="2"/>
        </w:numPr>
        <w:jc w:val="both"/>
        <w:rPr>
          <w:b/>
          <w:color w:val="000000"/>
          <w:sz w:val="26"/>
          <w:szCs w:val="26"/>
        </w:rPr>
      </w:pPr>
      <w:del w:id="9159" w:author="DS Corporation" w:date="2026-10-09T09:00:00Z">
        <w:r>
          <w:rPr>
            <w:sz w:val="26"/>
            <w:szCs w:val="26"/>
          </w:rPr>
          <w:delText xml:space="preserve">Bên A chịu trách nhiệm bảo hành độ ổn định cho sản phẩm Pre-Shampoo Scalp Oil-Serum của nhãn hàng DS Corporation  6 tháng phụ thuộc theo từng lỗi sản phẩm, do lỗi sản xuất của Bên A. Tính từ ngày ký vào biên bản giao hàng giữa hai Bên. </w:delText>
        </w:r>
      </w:del>
      <w:ins w:id="9160" w:author="DS Corporation" w:date="2026-10-09T09:00:00Z">
        <w:r>
          <w:rPr>
            <w:sz w:val="26"/>
            <w:szCs w:val="26"/>
          </w:rPr>
          <w:t xml:space="preserve">Bên B chịu trách nhiệm bảo hành chất lượng sản phẩm Pre-Shampoo Scalp Oil-Serum của Bên A đến hết hạn sử dụng ghi trên nhãn đối với các lỗi phát sinh từ nguyên liệu, công thức hoặc quá trình sản xuất của Bên B, tính từ ngày ký biên bản giao nhận giữa hai Bên.</w:t>
        </w:r>
      </w:ins>
    </w:p>
    <w:p w14:paraId="11F976ED" w14:textId="30BEB20F" w:rsidR="006D39D2" w:rsidRPr="00853FC4" w:rsidRDefault="006D39D2" w:rsidP="005A206B">
      <w:pPr>
        <w:pStyle w:val="ListParagraph"/>
        <w:jc w:val="both"/>
        <w:rPr>
          <w:b/>
          <w:color w:val="000000" w:themeColor="text1"/>
          <w:sz w:val="26"/>
          <w:szCs w:val="26"/>
        </w:rPr>
      </w:pPr>
      <w:r>
        <w:rPr>
          <w:color w:val="000000" w:themeColor="text1"/>
          <w:spacing w:val="3"/>
          <w:sz w:val="26"/>
          <w:szCs w:val="26"/>
          <w:shd w:val="clear" w:color="auto" w:fill="FFFFFF"/>
        </w:rPr>
        <w:t xml:space="preserve">Ngoài thời hạn bảo hành tiêu chuẩn nêu trên, </w:t>
      </w:r>
      <w:del w:id="9343" w:author="DS Corporation" w:date="2026-10-09T09:00:00Z">
        <w:r>
          <w:rPr>
            <w:color w:val="000000" w:themeColor="text1"/>
            <w:spacing w:val="3"/>
            <w:sz w:val="26"/>
            <w:szCs w:val="26"/>
            <w:shd w:val="clear" w:color="auto" w:fill="FFFFFF"/>
          </w:rPr>
          <w:delText xml:space="preserve">Bên A</w:delText>
        </w:r>
      </w:del>
      <w:ins w:id="9344" w:author="DS Corporation" w:date="2026-10-09T09:00:00Z">
        <w:r>
          <w:rPr>
            <w:color w:val="000000" w:themeColor="text1"/>
            <w:spacing w:val="3"/>
            <w:sz w:val="26"/>
            <w:szCs w:val="26"/>
            <w:shd w:val="clear" w:color="auto" w:fill="FFFFFF"/>
          </w:rPr>
          <w:t xml:space="preserve">Bên B</w:t>
        </w:r>
      </w:ins>
      <w:r>
        <w:rPr>
          <w:color w:val="000000" w:themeColor="text1"/>
          <w:spacing w:val="3"/>
          <w:sz w:val="26"/>
          <w:szCs w:val="26"/>
          <w:shd w:val="clear" w:color="auto" w:fill="FFFFFF"/>
        </w:rPr>
        <w:t xml:space="preserve"> vẫn sẵn sàng tiếp nhận, kiểm tra và đề xuất phương án xử lý phù hợp (nếu có) nhằm đảm bảo chất lượng và uy tín của sản phẩm do </w:t>
      </w:r>
      <w:del w:id="9345" w:author="DS Corporation" w:date="2026-10-09T09:00:00Z">
        <w:r>
          <w:rPr>
            <w:color w:val="000000" w:themeColor="text1"/>
            <w:spacing w:val="3"/>
            <w:sz w:val="26"/>
            <w:szCs w:val="26"/>
            <w:shd w:val="clear" w:color="auto" w:fill="FFFFFF"/>
          </w:rPr>
          <w:delText xml:space="preserve">Bên A</w:delText>
        </w:r>
      </w:del>
      <w:ins w:id="9346" w:author="DS Corporation" w:date="2026-10-09T09:00:00Z">
        <w:r>
          <w:rPr>
            <w:color w:val="000000" w:themeColor="text1"/>
            <w:spacing w:val="3"/>
            <w:sz w:val="26"/>
            <w:szCs w:val="26"/>
            <w:shd w:val="clear" w:color="auto" w:fill="FFFFFF"/>
          </w:rPr>
          <w:t xml:space="preserve">Bên B</w:t>
        </w:r>
      </w:ins>
      <w:r>
        <w:rPr>
          <w:color w:val="000000" w:themeColor="text1"/>
          <w:spacing w:val="3"/>
          <w:sz w:val="26"/>
          <w:szCs w:val="26"/>
          <w:shd w:val="clear" w:color="auto" w:fill="FFFFFF"/>
        </w:rPr>
        <w:t xml:space="preserve"> sản xuất.</w:t>
      </w:r>
    </w:p>
    <w:p w14:paraId="2A5429A8" w14:textId="77777777" w:rsidR="00AB5E7B" w:rsidRPr="00853FC4" w:rsidRDefault="00383E66" w:rsidP="005A206B">
      <w:pPr>
        <w:pStyle w:val="ListParagraph"/>
        <w:numPr>
          <w:ilvl w:val="0"/>
          <w:numId w:val="2"/>
        </w:numPr>
        <w:jc w:val="both"/>
        <w:rPr>
          <w:b/>
          <w:color w:val="000000"/>
          <w:sz w:val="26"/>
          <w:szCs w:val="26"/>
        </w:rPr>
      </w:pPr>
      <w:r>
        <w:rPr>
          <w:sz w:val="26"/>
          <w:szCs w:val="26"/>
        </w:rPr>
        <w:t>Địa điểm bảo hành: Nhà xưởng B1-B2, KCN Tân Kim, KP Tân Phước, xã Cần Giuộc, tỉnh Tây Ninh, Việt Nam.</w:t>
      </w:r>
    </w:p>
    <w:p w14:paraId="79CED769" w14:textId="0A48613D" w:rsidR="00AB5E7B" w:rsidRPr="00853FC4" w:rsidRDefault="00AE619F" w:rsidP="005A206B">
      <w:pPr>
        <w:pStyle w:val="ListParagraph"/>
        <w:numPr>
          <w:ilvl w:val="0"/>
          <w:numId w:val="2"/>
        </w:numPr>
        <w:jc w:val="both"/>
        <w:rPr>
          <w:b/>
          <w:color w:val="000000"/>
          <w:sz w:val="26"/>
          <w:szCs w:val="26"/>
        </w:rPr>
      </w:pPr>
      <w:del w:id="9347" w:author="DS Corporation" w:date="2026-10-09T09:00:00Z">
        <w:r>
          <w:rPr>
            <w:sz w:val="26"/>
            <w:szCs w:val="26"/>
          </w:rPr>
          <w:delText xml:space="preserve">Bên A</w:delText>
        </w:r>
      </w:del>
      <w:ins w:id="9348" w:author="DS Corporation" w:date="2026-10-09T09:00:00Z">
        <w:r>
          <w:rPr>
            <w:sz w:val="26"/>
            <w:szCs w:val="26"/>
          </w:rPr>
          <w:t xml:space="preserve">Bên B</w:t>
        </w:r>
      </w:ins>
      <w:r>
        <w:rPr>
          <w:sz w:val="26"/>
          <w:szCs w:val="26"/>
        </w:rPr>
        <w:t xml:space="preserve"> được miễn trách nhiệm bảo hành sản phẩm trong các trường hợp sau: </w:t>
      </w:r>
    </w:p>
    <w:p w14:paraId="0F2ADEFE" w14:textId="13A5C96A" w:rsidR="00AB5E7B" w:rsidRPr="00853FC4" w:rsidRDefault="00AE619F" w:rsidP="005A206B">
      <w:pPr>
        <w:pStyle w:val="ListParagraph"/>
        <w:numPr>
          <w:ilvl w:val="0"/>
          <w:numId w:val="15"/>
        </w:numPr>
        <w:jc w:val="both"/>
        <w:rPr>
          <w:b/>
          <w:color w:val="000000"/>
          <w:sz w:val="26"/>
          <w:szCs w:val="26"/>
        </w:rPr>
      </w:pPr>
      <w:del w:id="9163" w:author="DS Corporation" w:date="2026-10-09T09:00:00Z">
        <w:r>
          <w:rPr>
            <w:sz w:val="26"/>
            <w:szCs w:val="26"/>
          </w:rPr>
          <w:delText xml:space="preserve">Bên B không tuân thủ hướng dẫn sử dụng và bảo quản. </w:delText>
        </w:r>
      </w:del>
      <w:ins w:id="9164" w:author="DS Corporation" w:date="2026-10-09T09:00:00Z">
        <w:r>
          <w:rPr>
            <w:sz w:val="26"/>
            <w:szCs w:val="26"/>
          </w:rPr>
          <w:t xml:space="preserve">Bên A không tuân thủ hướng dẫn bảo quản ghi trên nhãn hoặc khuyến cáo bằng văn bản của Bên B.</w:t>
        </w:r>
      </w:ins>
    </w:p>
    <w:p w14:paraId="7AB975E2" w14:textId="77777777" w:rsidR="00AB5E7B" w:rsidRPr="00853FC4" w:rsidRDefault="00383E66" w:rsidP="005A206B">
      <w:pPr>
        <w:pStyle w:val="ListParagraph"/>
        <w:numPr>
          <w:ilvl w:val="0"/>
          <w:numId w:val="15"/>
        </w:numPr>
        <w:jc w:val="both"/>
        <w:rPr>
          <w:b/>
          <w:color w:val="000000"/>
          <w:sz w:val="26"/>
          <w:szCs w:val="26"/>
        </w:rPr>
      </w:pPr>
      <w:r>
        <w:rPr>
          <w:sz w:val="26"/>
          <w:szCs w:val="26"/>
        </w:rPr>
        <w:t xml:space="preserve">Điều kiện vận chuyển và lưu trữ không đúng quy định, nếu sau khi xuất kho, theo tiêu chuẩn về nhiệt độ, độ ẩm và môi trường đã được nhà máy khuyến cáo, dẫn đến sản phẩm hỏng hoặc giảm chất lượng, nhà máy sẽ được miễn trách nhiệm.</w:t>
      </w:r>
    </w:p>
    <w:p w14:paraId="37EC6779" w14:textId="77777777" w:rsidR="00AB5E7B" w:rsidRPr="00853FC4" w:rsidRDefault="00383E66" w:rsidP="005A206B">
      <w:pPr>
        <w:pStyle w:val="ListParagraph"/>
        <w:numPr>
          <w:ilvl w:val="0"/>
          <w:numId w:val="15"/>
        </w:numPr>
        <w:jc w:val="both"/>
        <w:rPr>
          <w:b/>
          <w:color w:val="000000" w:themeColor="text1"/>
          <w:sz w:val="26"/>
          <w:szCs w:val="26"/>
        </w:rPr>
      </w:pPr>
      <w:del w:id="9161" w:author="DS Corporation" w:date="2026-10-09T09:00:00Z">
        <w:r>
          <w:rPr>
            <w:sz w:val="26"/>
            <w:szCs w:val="26"/>
          </w:rPr>
          <w:delText xml:space="preserve">Hết hạn bảo hành, khi sản phẩm đã vượt quá thời gian bảo hành </w:delText>
        </w:r>
        <w:r>
          <w:rPr>
            <w:color w:val="000000" w:themeColor="text1"/>
            <w:sz w:val="26"/>
            <w:szCs w:val="26"/>
          </w:rPr>
          <w:delText>được ghi rõ trên bao bì sản phẩm, nhà máy không có nghĩa vụ chịu trách nhiệm về bất kỳ vấn đề nào phát sinh.</w:delText>
        </w:r>
      </w:del>
      <w:ins w:id="9162" w:author="DS Corporation" w:date="2026-10-09T09:00:00Z">
        <w:r>
          <w:rPr>
            <w:sz w:val="26"/>
            <w:szCs w:val="26"/>
          </w:rPr>
          <w:t xml:space="preserve">Sản phẩm đã hết hạn sử dụng ghi trên nhãn.</w:t>
        </w:r>
      </w:ins>
    </w:p>
    <w:p w14:paraId="034A56EA" w14:textId="5A4D4079" w:rsidR="00C9278C" w:rsidRPr="00853FC4" w:rsidRDefault="00383E66" w:rsidP="005A206B">
      <w:pPr>
        <w:pStyle w:val="ListParagraph"/>
        <w:numPr>
          <w:ilvl w:val="0"/>
          <w:numId w:val="15"/>
        </w:numPr>
        <w:jc w:val="both"/>
        <w:rPr>
          <w:b/>
          <w:color w:val="000000"/>
          <w:sz w:val="26"/>
          <w:szCs w:val="26"/>
        </w:rPr>
      </w:pPr>
      <w:del w:id="9165" w:author="DS Corporation" w:date="2026-10-09T09:00:00Z">
        <w:r>
          <w:rPr>
            <w:sz w:val="26"/>
            <w:szCs w:val="26"/>
          </w:rPr>
          <w:delText xml:space="preserve">Khi Bên B yêu cầu sản xuất với tốc độ nhanh hơn quy trình chuẩn mà không có đủ thời gian để thực hiện đầy đủ các bước kiểm tra chất lượng, thì Bên A miễn trách nhiệm đối với bất kỳ lỗi hoặc vấn đề nào xảy ra do yêu cầu sản xuất nhanh.</w:delText>
        </w:r>
      </w:del>
      <w:ins w:id="9166" w:author="DS Corporation" w:date="2026-10-09T09:00:00Z">
        <w:r>
          <w:rPr>
            <w:sz w:val="26"/>
            <w:szCs w:val="26"/>
          </w:rPr>
          <w:t xml:space="preserve">Bên A yêu cầu bằng văn bản sản xuất nhanh hơn quy trình chuẩn và Bên B đã cảnh báo cụ thể bằng văn bản các bước kiểm tra chất lượng bị lược bỏ; miễn trừ chỉ áp dụng đối với lỗi phát sinh trực tiếp từ các bước kiểm tra bị lược bỏ đó.</w:t>
        </w:r>
      </w:ins>
    </w:p>
    <w:p w14:paraId="55F50D33" w14:textId="3C558B69" w:rsidR="001231EC" w:rsidRPr="00853FC4" w:rsidRDefault="006D39D2" w:rsidP="005A206B">
      <w:pPr>
        <w:pStyle w:val="ListParagraph"/>
        <w:numPr>
          <w:ilvl w:val="0"/>
          <w:numId w:val="2"/>
        </w:numPr>
        <w:jc w:val="both"/>
        <w:rPr>
          <w:b/>
          <w:color w:val="000000" w:themeColor="text1"/>
          <w:sz w:val="26"/>
          <w:szCs w:val="26"/>
        </w:rPr>
      </w:pPr>
      <w:del w:id="9167" w:author="DS Corporation" w:date="2026-10-09T09:00:00Z">
        <w:r>
          <w:rPr>
            <w:color w:val="000000" w:themeColor="text1"/>
            <w:sz w:val="26"/>
            <w:szCs w:val="26"/>
          </w:rPr>
          <w:delText xml:space="preserve">Trường hợp xác định lỗi phát sinh từ quá trình sản xuất và xác định được nguyên nhân, Bên A có trách nhiệm phối hợp xử lý hàng hóa bị lỗi do sản xuất cho Bên B trong thời hạn từ 15-30 ngày kể từ ngày Bên A nhận đủ hàng hóa.</w:delText>
        </w:r>
      </w:del>
      <w:ins w:id="9168" w:author="DS Corporation" w:date="2026-10-09T09:00:00Z">
        <w:r>
          <w:rPr>
            <w:color w:val="000000" w:themeColor="text1"/>
            <w:sz w:val="26"/>
            <w:szCs w:val="26"/>
          </w:rPr>
          <w:t xml:space="preserve">Khi nhận được khiếu nại bằng văn bản/email của Bên A, Bên B phản hồi trong vòng 03 ngày làm việc và đưa ra phương án xử lý trong vòng 07 ngày làm việc. Nếu hai Bên không thống nhất nguyên nhân, mẫu lưu được gửi giám định tại tổ chức kiểm nghiệm độc lập do hai Bên thống nhất lựa chọn; Bên có lỗi chịu chi phí giám định. Trường hợp lỗi thuộc Bên B, theo lựa chọn của Bên A, Bên B sản xuất lại hoặc đổi hàng trong vòng 15 ngày, hoặc hoàn trả tiền tương ứng; đồng thời chịu chi phí vận chuyển, thu hồi, tiêu hủy và bồi thường thiệt hại thực tế cho Bên A.</w:t>
        </w:r>
      </w:ins>
    </w:p>
    <w:p>
      <w:pPr>
        <w:pStyle w:val="ListParagraph"/>
        <w:numPr>
          <w:ilvl w:val="0"/>
          <w:numId w:val="2"/>
        </w:numPr>
        <w:jc w:val="both"/>
        <w:rPr>
          <w:ins w:id="9169" w:author="DS Corporation" w:date="2026-10-09T09:00:00Z"/>
          <w:b/>
          <w:color w:val="000000" w:themeColor="text1"/>
          <w:sz w:val="26"/>
          <w:szCs w:val="26"/>
        </w:rPr>
      </w:pPr>
      <w:ins w:id="9170" w:author="DS Corporation" w:date="2026-10-09T09:00:00Z">
        <w:r>
          <w:rPr/>
          <w:t xml:space="preserve">Trường hợp sản phẩm phải thu hồi do lỗi nguyên liệu, công thức hoặc sản xuất của Bên B, Bên B chịu toàn bộ chi phí thu hồi, xử lý và bồi thường thiệt hại thực tế cho Bên A.</w:t>
        </w:r>
      </w:ins>
    </w:p>
    <w:p>
      <w:pPr>
        <w:pStyle w:val="ListParagraph"/>
        <w:numPr>
          <w:ilvl w:val="0"/>
          <w:numId w:val="2"/>
        </w:numPr>
        <w:jc w:val="both"/>
        <w:rPr>
          <w:ins w:id="9171" w:author="DS Corporation" w:date="2026-10-09T09:00:00Z"/>
          <w:b/>
          <w:color w:val="000000" w:themeColor="text1"/>
          <w:sz w:val="26"/>
          <w:szCs w:val="26"/>
        </w:rPr>
      </w:pPr>
      <w:ins w:id="9172" w:author="DS Corporation" w:date="2026-10-09T09:00:00Z">
        <w:r>
          <w:rPr/>
          <w:t xml:space="preserve">Bên B lưu mẫu mỗi lô sản xuất đến hết hạn sử dụng cộng 12 tháng.</w:t>
        </w:r>
      </w:ins>
    </w:p>
    <w:p w14:paraId="35082E3A" w14:textId="6FEEA888" w:rsidR="001231EC" w:rsidRPr="00853FC4" w:rsidRDefault="005A6153" w:rsidP="005A6153">
      <w:pPr>
        <w:spacing w:before="120"/>
        <w:jc w:val="both"/>
        <w:rPr>
          <w:b/>
          <w:sz w:val="26"/>
          <w:szCs w:val="26"/>
        </w:rPr>
      </w:pPr>
      <w:r>
        <w:rPr>
          <w:b/>
          <w:sz w:val="26"/>
          <w:szCs w:val="26"/>
          <w:u w:val="single"/>
        </w:rPr>
        <w:t>ĐIỀU 06</w:t>
      </w:r>
      <w:r>
        <w:rPr>
          <w:b/>
          <w:sz w:val="26"/>
          <w:szCs w:val="26"/>
        </w:rPr>
        <w:t>:</w:t>
      </w:r>
      <w:r>
        <w:rPr>
          <w:sz w:val="26"/>
          <w:szCs w:val="26"/>
        </w:rPr>
        <w:t xml:space="preserve">  </w:t>
      </w:r>
      <w:r>
        <w:rPr>
          <w:b/>
          <w:sz w:val="26"/>
          <w:szCs w:val="26"/>
        </w:rPr>
        <w:t xml:space="preserve">TRÁCH NHIỆM –QUYỀN LỢI CỦA </w:t>
      </w:r>
      <w:del w:id="9349" w:author="DS Corporation" w:date="2026-10-09T09:00:00Z">
        <w:r>
          <w:rPr>
            <w:b/>
            <w:sz w:val="26"/>
            <w:szCs w:val="26"/>
          </w:rPr>
          <w:delText xml:space="preserve">BÊN A</w:delText>
        </w:r>
      </w:del>
      <w:ins w:id="9350" w:author="DS Corporation" w:date="2026-10-09T09:00:00Z">
        <w:r>
          <w:rPr>
            <w:b/>
            <w:sz w:val="26"/>
            <w:szCs w:val="26"/>
          </w:rPr>
          <w:t xml:space="preserve">BÊN B</w:t>
        </w:r>
      </w:ins>
    </w:p>
    <w:p w14:paraId="15E2499B" w14:textId="57D4EED4" w:rsidR="007063E0" w:rsidRPr="00853FC4" w:rsidRDefault="00031D99" w:rsidP="007063E0">
      <w:pPr>
        <w:pStyle w:val="ListParagraph"/>
        <w:numPr>
          <w:ilvl w:val="0"/>
          <w:numId w:val="2"/>
        </w:numPr>
        <w:spacing w:after="100" w:afterAutospacing="1" w:line="276" w:lineRule="auto"/>
        <w:jc w:val="both"/>
        <w:rPr>
          <w:color w:val="000000" w:themeColor="text1"/>
          <w:sz w:val="26"/>
          <w:szCs w:val="26"/>
        </w:rPr>
      </w:pPr>
      <w:r>
        <w:rPr>
          <w:color w:val="000000" w:themeColor="text1"/>
          <w:sz w:val="26"/>
          <w:szCs w:val="26"/>
        </w:rPr>
        <w:t xml:space="preserve">Nghiên cứu và cung cấp thành phần sau khi ký hợp đồng các sản phẩm Hóa/Mỹ Phẩm cho </w:t>
      </w:r>
      <w:del w:id="9351" w:author="DS Corporation" w:date="2026-10-09T09:00:00Z">
        <w:r>
          <w:rPr>
            <w:color w:val="000000" w:themeColor="text1"/>
            <w:sz w:val="26"/>
            <w:szCs w:val="26"/>
          </w:rPr>
          <w:delText xml:space="preserve">Bên B</w:delText>
        </w:r>
      </w:del>
      <w:ins w:id="9352" w:author="DS Corporation" w:date="2026-10-09T09:00:00Z">
        <w:r>
          <w:rPr>
            <w:color w:val="000000" w:themeColor="text1"/>
            <w:sz w:val="26"/>
            <w:szCs w:val="26"/>
          </w:rPr>
          <w:t xml:space="preserve">Bên A</w:t>
        </w:r>
      </w:ins>
      <w:r>
        <w:rPr>
          <w:color w:val="000000" w:themeColor="text1"/>
          <w:sz w:val="26"/>
          <w:szCs w:val="26"/>
        </w:rPr>
        <w:t xml:space="preserve"> phải đảm bảo </w:t>
      </w:r>
      <w:del w:id="9173" w:author="DS Corporation" w:date="2026-10-09T09:00:00Z">
        <w:r>
          <w:rPr>
            <w:color w:val="000000" w:themeColor="text1"/>
            <w:sz w:val="26"/>
            <w:szCs w:val="26"/>
          </w:rPr>
          <w:delText xml:space="preserve">an toàn cho người sử dụng.</w:delText>
        </w:r>
      </w:del>
      <w:ins w:id="9174" w:author="DS Corporation" w:date="2026-10-09T09:00:00Z">
        <w:r>
          <w:rPr>
            <w:color w:val="000000" w:themeColor="text1"/>
            <w:sz w:val="26"/>
            <w:szCs w:val="26"/>
          </w:rPr>
          <w:t xml:space="preserve">an toàn cho người sử dụng, tuân thủ quy định về chất cấm, chất có giới hạn theo Hiệp định mỹ phẩm ASEAN và pháp luật Việt Nam.</w:t>
        </w:r>
      </w:ins>
    </w:p>
    <w:p w14:paraId="252E6D51" w14:textId="70E7BD5B" w:rsidR="007063E0" w:rsidRPr="00853FC4" w:rsidRDefault="00AE619F" w:rsidP="007063E0">
      <w:pPr>
        <w:pStyle w:val="ListParagraph"/>
        <w:numPr>
          <w:ilvl w:val="0"/>
          <w:numId w:val="2"/>
        </w:numPr>
        <w:spacing w:after="100" w:afterAutospacing="1" w:line="276" w:lineRule="auto"/>
        <w:jc w:val="both"/>
        <w:rPr>
          <w:sz w:val="26"/>
          <w:szCs w:val="26"/>
        </w:rPr>
      </w:pPr>
      <w:del w:id="9175" w:author="DS Corporation" w:date="2026-10-09T09:00:00Z">
        <w:r>
          <w:rPr>
            <w:sz w:val="26"/>
            <w:szCs w:val="26"/>
          </w:rPr>
          <w:delText xml:space="preserve">Bên A có nghĩa vụ hoàn thành việc công bố sản phẩm và </w:delText>
        </w:r>
        <w:r>
          <w:rPr>
            <w:color w:val="000000" w:themeColor="text1"/>
            <w:sz w:val="26"/>
            <w:szCs w:val="26"/>
          </w:rPr>
          <w:delText xml:space="preserve">Bên A </w:delText>
        </w:r>
        <w:r>
          <w:rPr>
            <w:sz w:val="26"/>
            <w:szCs w:val="26"/>
          </w:rPr>
          <w:delText xml:space="preserve">cung cấp bản sao y cho Bên B. </w:delText>
        </w:r>
      </w:del>
      <w:ins w:id="9176" w:author="DS Corporation" w:date="2026-10-09T09:00:00Z">
        <w:r>
          <w:rPr>
            <w:sz w:val="26"/>
            <w:szCs w:val="26"/>
          </w:rPr>
          <w:t xml:space="preserve">Bên B có nghĩa vụ soạn thảo và hoàn thiện hồ sơ công bố sản phẩm, trong đó Bên A là tổ chức chịu trách nhiệm đưa sản phẩm ra thị trường và đứng tên trên Phiếu công bố, Bên B là nhà sản xuất; nộp hồ sơ tại cơ quan có thẩm quyền trong vòng 10 ngày làm việc kể từ ngày hai Bên ký xác nhận mẫu chốt; cung cấp bản sao hợp lệ Giấy chứng nhận đủ điều kiện sản xuất mỹ phẩm còn hiệu lực của Bên B; bàn giao cho Bên A Phiếu công bố đã được cấp số tiếp nhận trong vòng 02 ngày làm việc kể từ ngày nhận kết quả. Chi phí soạn hồ sơ đã bao gồm trong đơn giá; lệ phí nhà nước do Bên A nộp.</w:t>
        </w:r>
      </w:ins>
    </w:p>
    <w:p>
      <w:pPr>
        <w:pStyle w:val="ListParagraph"/>
        <w:numPr>
          <w:ilvl w:val="0"/>
          <w:numId w:val="2"/>
        </w:numPr>
        <w:spacing w:after="100" w:afterAutospacing="1" w:line="276" w:lineRule="auto"/>
        <w:jc w:val="both"/>
        <w:rPr>
          <w:ins w:id="9177" w:author="DS Corporation" w:date="2026-10-09T09:00:00Z"/>
          <w:sz w:val="26"/>
          <w:szCs w:val="26"/>
        </w:rPr>
      </w:pPr>
      <w:ins w:id="9178" w:author="DS Corporation" w:date="2026-10-09T09:00:00Z">
        <w:r>
          <w:rPr/>
          <w:t xml:space="preserve">Bên B lập đầy đủ Hồ sơ thông tin sản phẩm (PIF) theo quy định, bao gồm công thức định lượng, và bàn giao toàn bộ cho Bên A (bản giấy có đóng dấu và bản điện tử) cùng thời điểm bàn giao Phiếu công bố, để Bên A lưu giữ tại địa chỉ của Bên A theo quy định. Bên B đồng thời lưu giữ bản sao PIF tối thiểu 03 năm kể từ ngày lô sản phẩm cuối cùng được đưa ra thị trường và phối hợp giải trình khi cơ quan có thẩm quyền yêu cầu.</w:t>
        </w:r>
      </w:ins>
    </w:p>
    <w:p>
      <w:pPr>
        <w:pStyle w:val="ListParagraph"/>
        <w:numPr>
          <w:ilvl w:val="0"/>
          <w:numId w:val="2"/>
        </w:numPr>
        <w:spacing w:after="100" w:afterAutospacing="1" w:line="276" w:lineRule="auto"/>
        <w:jc w:val="both"/>
        <w:rPr>
          <w:ins w:id="9179" w:author="DS Corporation" w:date="2026-10-09T09:00:00Z"/>
          <w:sz w:val="26"/>
          <w:szCs w:val="26"/>
        </w:rPr>
      </w:pPr>
      <w:ins w:id="9180" w:author="DS Corporation" w:date="2026-10-09T09:00:00Z">
        <w:r>
          <w:rPr/>
          <w:t xml:space="preserve">Duy trì hiệu lực Giấy chứng nhận đủ điều kiện sản xuất mỹ phẩm trong suốt thời hạn hợp đồng và thông báo ngay cho Bên A nếu bị đình chỉ hoặc thu hồi.</w:t>
        </w:r>
      </w:ins>
    </w:p>
    <w:p w14:paraId="01248423" w14:textId="27AED54C" w:rsidR="00221D21" w:rsidRPr="00853FC4" w:rsidRDefault="005A6153" w:rsidP="00221D21">
      <w:pPr>
        <w:pStyle w:val="ListParagraph"/>
        <w:numPr>
          <w:ilvl w:val="0"/>
          <w:numId w:val="2"/>
        </w:numPr>
        <w:spacing w:after="100" w:afterAutospacing="1" w:line="276" w:lineRule="auto"/>
        <w:jc w:val="both"/>
        <w:rPr>
          <w:sz w:val="26"/>
          <w:szCs w:val="26"/>
        </w:rPr>
      </w:pPr>
      <w:r>
        <w:rPr>
          <w:sz w:val="26"/>
          <w:szCs w:val="26"/>
        </w:rPr>
        <w:t xml:space="preserve">Tiến hành gia công, sản xuất hàng hóa theo đơn đặt hàng của </w:t>
      </w:r>
      <w:del w:id="9353" w:author="DS Corporation" w:date="2026-10-09T09:00:00Z">
        <w:r>
          <w:rPr>
            <w:sz w:val="26"/>
            <w:szCs w:val="26"/>
          </w:rPr>
          <w:delText xml:space="preserve">Bên B</w:delText>
        </w:r>
      </w:del>
      <w:ins w:id="9354" w:author="DS Corporation" w:date="2026-10-09T09:00:00Z">
        <w:r>
          <w:rPr>
            <w:sz w:val="26"/>
            <w:szCs w:val="26"/>
          </w:rPr>
          <w:t xml:space="preserve">Bên A</w:t>
        </w:r>
      </w:ins>
      <w:r>
        <w:rPr>
          <w:sz w:val="26"/>
          <w:szCs w:val="26"/>
        </w:rPr>
        <w:t xml:space="preserve">.</w:t>
      </w:r>
    </w:p>
    <w:p w14:paraId="70EDDFAB" w14:textId="710C1FEF" w:rsidR="00BA5FD5" w:rsidRPr="00853FC4" w:rsidRDefault="00AE619F" w:rsidP="00BA5FD5">
      <w:pPr>
        <w:pStyle w:val="ListParagraph"/>
        <w:numPr>
          <w:ilvl w:val="0"/>
          <w:numId w:val="2"/>
        </w:numPr>
        <w:spacing w:after="100" w:afterAutospacing="1" w:line="276" w:lineRule="auto"/>
        <w:jc w:val="both"/>
        <w:rPr>
          <w:sz w:val="26"/>
          <w:szCs w:val="26"/>
        </w:rPr>
      </w:pPr>
      <w:del w:id="9355" w:author="DS Corporation" w:date="2026-10-09T09:00:00Z">
        <w:r>
          <w:rPr>
            <w:sz w:val="26"/>
            <w:szCs w:val="26"/>
          </w:rPr>
          <w:lastRenderedPageBreak/>
          <w:delText xml:space="preserve">Bên A</w:delText>
        </w:r>
      </w:del>
      <w:ins w:id="9356" w:author="DS Corporation" w:date="2026-10-09T09:00:00Z">
        <w:r>
          <w:rPr>
            <w:sz w:val="26"/>
            <w:szCs w:val="26"/>
          </w:rPr>
          <w:t xml:space="preserve">Bên B</w:t>
        </w:r>
      </w:ins>
      <w:r>
        <w:rPr>
          <w:sz w:val="26"/>
          <w:szCs w:val="26"/>
        </w:rPr>
        <w:lastRenderedPageBreak/>
        <w:t xml:space="preserve"> sẽ có trách nhiệm thông báo cho </w:t>
      </w:r>
      <w:del w:id="9357" w:author="DS Corporation" w:date="2026-10-09T09:00:00Z">
        <w:r>
          <w:rPr>
            <w:sz w:val="26"/>
            <w:szCs w:val="26"/>
          </w:rPr>
          <w:lastRenderedPageBreak/>
          <w:delText xml:space="preserve">Bên B</w:delText>
        </w:r>
      </w:del>
      <w:ins w:id="9358" w:author="DS Corporation" w:date="2026-10-09T09:00:00Z">
        <w:r>
          <w:rPr>
            <w:sz w:val="26"/>
            <w:szCs w:val="26"/>
          </w:rPr>
          <w:t xml:space="preserve">Bên A</w:t>
        </w:r>
      </w:ins>
      <w:r>
        <w:rPr>
          <w:sz w:val="26"/>
          <w:szCs w:val="26"/>
        </w:rPr>
        <w:lastRenderedPageBreak/>
        <w:t xml:space="preserve"> thời gian thời điểm hoàn tất sản xuất, và thời gian giao hàng.</w:t>
      </w:r>
    </w:p>
    <w:p w14:paraId="70AAA2B9" w14:textId="76A3F104" w:rsidR="00BA5FD5" w:rsidRPr="00853FC4" w:rsidRDefault="00B37BE3" w:rsidP="00BA5FD5">
      <w:pPr>
        <w:pStyle w:val="ListParagraph"/>
        <w:numPr>
          <w:ilvl w:val="0"/>
          <w:numId w:val="2"/>
        </w:numPr>
        <w:spacing w:after="100" w:afterAutospacing="1" w:line="276" w:lineRule="auto"/>
        <w:jc w:val="both"/>
        <w:rPr>
          <w:sz w:val="26"/>
          <w:szCs w:val="26"/>
        </w:rPr>
      </w:pPr>
      <w:r>
        <w:rPr>
          <w:sz w:val="26"/>
          <w:szCs w:val="26"/>
        </w:rPr>
        <w:t>Trong quá trình sản xuất xảy ra vấn đề phát sinh ngoài đơn đặt hàng</w:t>
      </w:r>
      <w:r>
        <w:rPr>
          <w:color w:val="FF0000"/>
          <w:sz w:val="26"/>
          <w:szCs w:val="26"/>
        </w:rPr>
        <w:t xml:space="preserve"> </w:t>
      </w:r>
      <w:r>
        <w:rPr>
          <w:sz w:val="26"/>
          <w:szCs w:val="26"/>
        </w:rPr>
        <w:t xml:space="preserve">của </w:t>
      </w:r>
      <w:del w:id="9359" w:author="DS Corporation" w:date="2026-10-09T09:00:00Z">
        <w:r>
          <w:rPr>
            <w:sz w:val="26"/>
            <w:szCs w:val="26"/>
          </w:rPr>
          <w:delText xml:space="preserve">Bên B</w:delText>
        </w:r>
      </w:del>
      <w:ins w:id="9360" w:author="DS Corporation" w:date="2026-10-09T09:00:00Z">
        <w:r>
          <w:rPr>
            <w:sz w:val="26"/>
            <w:szCs w:val="26"/>
          </w:rPr>
          <w:t xml:space="preserve">Bên A</w:t>
        </w:r>
      </w:ins>
      <w:r>
        <w:rPr>
          <w:sz w:val="26"/>
          <w:szCs w:val="26"/>
        </w:rPr>
        <w:t xml:space="preserve">, </w:t>
      </w:r>
      <w:del w:id="9361" w:author="DS Corporation" w:date="2026-10-09T09:00:00Z">
        <w:r>
          <w:rPr>
            <w:sz w:val="26"/>
            <w:szCs w:val="26"/>
          </w:rPr>
          <w:delText xml:space="preserve">Bên A</w:delText>
        </w:r>
      </w:del>
      <w:ins w:id="9362" w:author="DS Corporation" w:date="2026-10-09T09:00:00Z">
        <w:r>
          <w:rPr>
            <w:sz w:val="26"/>
            <w:szCs w:val="26"/>
          </w:rPr>
          <w:t xml:space="preserve">Bên B</w:t>
        </w:r>
      </w:ins>
      <w:r>
        <w:rPr>
          <w:sz w:val="26"/>
          <w:szCs w:val="26"/>
        </w:rPr>
        <w:t xml:space="preserve"> có trách nhiệm thông báo cho </w:t>
      </w:r>
      <w:del w:id="9363" w:author="DS Corporation" w:date="2026-10-09T09:00:00Z">
        <w:r>
          <w:rPr>
            <w:sz w:val="26"/>
            <w:szCs w:val="26"/>
          </w:rPr>
          <w:delText xml:space="preserve">Bên B</w:delText>
        </w:r>
      </w:del>
      <w:ins w:id="9364" w:author="DS Corporation" w:date="2026-10-09T09:00:00Z">
        <w:r>
          <w:rPr>
            <w:sz w:val="26"/>
            <w:szCs w:val="26"/>
          </w:rPr>
          <w:t xml:space="preserve">Bên A</w:t>
        </w:r>
      </w:ins>
      <w:r>
        <w:rPr>
          <w:sz w:val="26"/>
          <w:szCs w:val="26"/>
        </w:rPr>
        <w:t xml:space="preserve"> kèm theo chi phí phát sinh </w:t>
      </w:r>
      <w:del w:id="9181" w:author="DS Corporation" w:date="2026-10-09T09:00:00Z">
        <w:r>
          <w:rPr>
            <w:sz w:val="26"/>
            <w:szCs w:val="26"/>
          </w:rPr>
          <w:delText xml:space="preserve">(nếu có).</w:delText>
        </w:r>
      </w:del>
      <w:ins w:id="9182" w:author="DS Corporation" w:date="2026-10-09T09:00:00Z">
        <w:r>
          <w:rPr>
            <w:sz w:val="26"/>
            <w:szCs w:val="26"/>
          </w:rPr>
          <w:t xml:space="preserve">(nếu có); chi phí phát sinh chỉ được tính khi Bên A chấp thuận trước bằng văn bản.</w:t>
        </w:r>
      </w:ins>
    </w:p>
    <w:p w14:paraId="5D318579" w14:textId="6EDFB5E7" w:rsidR="00BA5FD5" w:rsidRPr="00853FC4" w:rsidRDefault="005A6153" w:rsidP="00BA5FD5">
      <w:pPr>
        <w:pStyle w:val="ListParagraph"/>
        <w:numPr>
          <w:ilvl w:val="0"/>
          <w:numId w:val="2"/>
        </w:numPr>
        <w:spacing w:after="100" w:afterAutospacing="1" w:line="276" w:lineRule="auto"/>
        <w:jc w:val="both"/>
        <w:rPr>
          <w:sz w:val="26"/>
          <w:szCs w:val="26"/>
        </w:rPr>
      </w:pPr>
      <w:r>
        <w:rPr>
          <w:sz w:val="26"/>
          <w:szCs w:val="26"/>
        </w:rPr>
        <w:t xml:space="preserve">Đảm bảo hàng hóa được sản xuất phải đúng tiêu chuẩn chất lượng </w:t>
      </w:r>
      <w:del w:id="9183" w:author="DS Corporation" w:date="2026-10-09T09:00:00Z">
        <w:r>
          <w:rPr>
            <w:sz w:val="26"/>
            <w:szCs w:val="26"/>
          </w:rPr>
          <w:delText xml:space="preserve">đã công bố hoặc thống nhất cùng Bên B.</w:delText>
        </w:r>
      </w:del>
      <w:ins w:id="9184" w:author="DS Corporation" w:date="2026-10-09T09:00:00Z">
        <w:r>
          <w:rPr>
            <w:sz w:val="26"/>
            <w:szCs w:val="26"/>
          </w:rPr>
          <w:t xml:space="preserve">đã công bố, Tiêu chuẩn cơ sở tại Phụ lục 02 và yêu cầu kỹ thuật tại Phụ lục 01.</w:t>
        </w:r>
      </w:ins>
    </w:p>
    <w:p w14:paraId="4FDA4CF2" w14:textId="77777777" w:rsidR="003D34E6" w:rsidRPr="00853FC4" w:rsidRDefault="005A6153" w:rsidP="003D34E6">
      <w:pPr>
        <w:pStyle w:val="ListParagraph"/>
        <w:numPr>
          <w:ilvl w:val="0"/>
          <w:numId w:val="2"/>
        </w:numPr>
        <w:spacing w:after="100" w:afterAutospacing="1" w:line="276" w:lineRule="auto"/>
        <w:jc w:val="both"/>
        <w:rPr>
          <w:sz w:val="26"/>
          <w:szCs w:val="26"/>
        </w:rPr>
      </w:pPr>
      <w:del w:id="9185" w:author="DS Corporation" w:date="2026-10-09T09:00:00Z">
        <w:r>
          <w:rPr>
            <w:sz w:val="26"/>
            <w:szCs w:val="26"/>
          </w:rPr>
          <w:delText xml:space="preserve">Bảo đảm hàng hóa phải đúng và ổn định chất lượng theo mẫu chốt sản xuất (Mẫu chốt và mẫu sản xuất giống nhau về ngoại quan từ 90% tùy từng sản phẩm do sự khác biệt giữa mẫu phòng nghiên cứu và khi lên bồn khuấy lớn nhưng vẫn đảm bảo chất lượng sản phẩm).</w:delText>
        </w:r>
      </w:del>
      <w:ins w:id="9186" w:author="DS Corporation" w:date="2026-10-09T09:00:00Z">
        <w:r>
          <w:rPr>
            <w:sz w:val="26"/>
            <w:szCs w:val="26"/>
          </w:rPr>
          <w:t xml:space="preserve">Bảo đảm hàng hóa đúng và ổn định chất lượng theo mẫu chốt sản xuất và đạt toàn bộ chỉ tiêu của Tiêu chuẩn cơ sở tại Phụ lục 02.</w:t>
        </w:r>
      </w:ins>
    </w:p>
    <w:p w14:paraId="04C6BF87" w14:textId="238BDB7A" w:rsidR="0080399D" w:rsidRPr="00853FC4" w:rsidRDefault="005A6153" w:rsidP="0080399D">
      <w:pPr>
        <w:pStyle w:val="ListParagraph"/>
        <w:numPr>
          <w:ilvl w:val="0"/>
          <w:numId w:val="2"/>
        </w:numPr>
        <w:spacing w:after="100" w:afterAutospacing="1" w:line="276" w:lineRule="auto"/>
        <w:jc w:val="both"/>
        <w:rPr>
          <w:sz w:val="26"/>
          <w:szCs w:val="26"/>
        </w:rPr>
      </w:pPr>
      <w:r>
        <w:rPr>
          <w:sz w:val="26"/>
          <w:szCs w:val="26"/>
        </w:rPr>
        <w:t xml:space="preserve">Bảo quản tốt mọi hàng hoá của </w:t>
      </w:r>
      <w:del w:id="9365" w:author="DS Corporation" w:date="2026-10-09T09:00:00Z">
        <w:r>
          <w:rPr>
            <w:sz w:val="26"/>
            <w:szCs w:val="26"/>
          </w:rPr>
          <w:delText xml:space="preserve">Bên B</w:delText>
        </w:r>
      </w:del>
      <w:ins w:id="9366" w:author="DS Corporation" w:date="2026-10-09T09:00:00Z">
        <w:r>
          <w:rPr>
            <w:sz w:val="26"/>
            <w:szCs w:val="26"/>
          </w:rPr>
          <w:t xml:space="preserve">Bên A</w:t>
        </w:r>
      </w:ins>
      <w:r>
        <w:rPr>
          <w:sz w:val="26"/>
          <w:szCs w:val="26"/>
        </w:rPr>
        <w:t xml:space="preserve"> trong kho </w:t>
      </w:r>
      <w:del w:id="9367" w:author="DS Corporation" w:date="2026-10-09T09:00:00Z">
        <w:r>
          <w:rPr>
            <w:sz w:val="26"/>
            <w:szCs w:val="26"/>
          </w:rPr>
          <w:delText xml:space="preserve">Bên A</w:delText>
        </w:r>
      </w:del>
      <w:ins w:id="9368" w:author="DS Corporation" w:date="2026-10-09T09:00:00Z">
        <w:r>
          <w:rPr>
            <w:sz w:val="26"/>
            <w:szCs w:val="26"/>
          </w:rPr>
          <w:t xml:space="preserve">Bên B</w:t>
        </w:r>
      </w:ins>
      <w:r>
        <w:rPr>
          <w:sz w:val="26"/>
          <w:szCs w:val="26"/>
        </w:rPr>
        <w:t xml:space="preserve"> về số lượng và chất lượng. </w:t>
      </w:r>
      <w:del w:id="9187" w:author="DS Corporation" w:date="2026-10-09T09:00:00Z">
        <w:r>
          <w:rPr>
            <w:sz w:val="26"/>
            <w:szCs w:val="26"/>
          </w:rPr>
          <w:delText xml:space="preserve">Ngoại trừ trường hợp Bên B không thực hiện giao nhận đúng quy định Bên A.</w:delText>
        </w:r>
      </w:del>
      <w:ins w:id="9188" w:author="DS Corporation" w:date="2026-10-09T09:00:00Z">
        <w:r>
          <w:rPr>
            <w:sz w:val="26"/>
            <w:szCs w:val="26"/>
          </w:rPr>
          <w:t xml:space="preserve">Bên B chịu trách nhiệm về mất mát, hư hỏng hàng hóa, bao bì, vật tư của Bên A trong thời gian lưu giữ tại kho Bên B.</w:t>
        </w:r>
      </w:ins>
      <w:r>
        <w:rPr>
          <w:sz w:val="26"/>
          <w:szCs w:val="26"/>
        </w:rPr>
        <w:t xml:space="preserve"> </w:t>
      </w:r>
    </w:p>
    <w:p w14:paraId="57AE48D3" w14:textId="7371EABE" w:rsidR="0080399D" w:rsidRPr="00853FC4" w:rsidRDefault="005A6153" w:rsidP="0080399D">
      <w:pPr>
        <w:pStyle w:val="ListParagraph"/>
        <w:numPr>
          <w:ilvl w:val="0"/>
          <w:numId w:val="2"/>
        </w:numPr>
        <w:spacing w:after="100" w:afterAutospacing="1" w:line="276" w:lineRule="auto"/>
        <w:jc w:val="both"/>
        <w:rPr>
          <w:sz w:val="26"/>
          <w:szCs w:val="26"/>
        </w:rPr>
      </w:pPr>
      <w:r>
        <w:rPr>
          <w:sz w:val="26"/>
          <w:szCs w:val="26"/>
        </w:rPr>
        <w:t xml:space="preserve">Giao thành phẩm đến cửa phương tiện vận chuyển của </w:t>
      </w:r>
      <w:del w:id="9369" w:author="DS Corporation" w:date="2026-10-09T09:00:00Z">
        <w:r>
          <w:rPr>
            <w:sz w:val="26"/>
            <w:szCs w:val="26"/>
          </w:rPr>
          <w:delText xml:space="preserve">Bên B</w:delText>
        </w:r>
      </w:del>
      <w:ins w:id="9370" w:author="DS Corporation" w:date="2026-10-09T09:00:00Z">
        <w:r>
          <w:rPr>
            <w:sz w:val="26"/>
            <w:szCs w:val="26"/>
          </w:rPr>
          <w:t xml:space="preserve">Bên A</w:t>
        </w:r>
      </w:ins>
      <w:r>
        <w:rPr>
          <w:sz w:val="26"/>
          <w:szCs w:val="26"/>
        </w:rPr>
        <w:t xml:space="preserve"> tại cửa kho của </w:t>
      </w:r>
      <w:del w:id="9371" w:author="DS Corporation" w:date="2026-10-09T09:00:00Z">
        <w:r>
          <w:rPr>
            <w:sz w:val="26"/>
            <w:szCs w:val="26"/>
          </w:rPr>
          <w:delText xml:space="preserve">Bên A</w:delText>
        </w:r>
      </w:del>
      <w:ins w:id="9372" w:author="DS Corporation" w:date="2026-10-09T09:00:00Z">
        <w:r>
          <w:rPr>
            <w:sz w:val="26"/>
            <w:szCs w:val="26"/>
          </w:rPr>
          <w:t xml:space="preserve">Bên B</w:t>
        </w:r>
      </w:ins>
      <w:r>
        <w:rPr>
          <w:sz w:val="26"/>
          <w:szCs w:val="26"/>
        </w:rPr>
        <w:t xml:space="preserve"> (ngoại trừ có thỏa thuận khác).</w:t>
      </w:r>
    </w:p>
    <w:p w14:paraId="542CBBFD" w14:textId="754C5205" w:rsidR="0080399D" w:rsidRPr="00853FC4" w:rsidRDefault="00AE619F" w:rsidP="0080399D">
      <w:pPr>
        <w:pStyle w:val="ListParagraph"/>
        <w:numPr>
          <w:ilvl w:val="0"/>
          <w:numId w:val="2"/>
        </w:numPr>
        <w:spacing w:after="100" w:afterAutospacing="1" w:line="276" w:lineRule="auto"/>
        <w:jc w:val="both"/>
        <w:rPr>
          <w:sz w:val="26"/>
          <w:szCs w:val="26"/>
        </w:rPr>
      </w:pPr>
      <w:del w:id="9189" w:author="DS Corporation" w:date="2026-10-09T09:00:00Z">
        <w:r>
          <w:rPr>
            <w:sz w:val="26"/>
            <w:szCs w:val="26"/>
          </w:rPr>
          <w:delText xml:space="preserve">Bên A có trách nhiệm tổng kết, đối chiếu vật tư tiêu hao sau mỗi đơn hàng. Tỉ lệ hư hao bao bì dao động từ 3 - 10% tùy theo danh mục sản phẩm.</w:delText>
        </w:r>
      </w:del>
      <w:ins w:id="9190" w:author="DS Corporation" w:date="2026-10-09T09:00:00Z">
        <w:r>
          <w:rPr>
            <w:sz w:val="26"/>
            <w:szCs w:val="26"/>
          </w:rPr>
          <w:t xml:space="preserve">Bên B có trách nhiệm tổng kết, đối chiếu vật tư tiêu hao sau mỗi đơn hàng theo định mức hao hụt tại Điều 3 và hoàn trả bao bì, vật tư dư cho Bên A.</w:t>
        </w:r>
      </w:ins>
    </w:p>
    <w:p w14:paraId="5334C3FB" w14:textId="33E1C7A0" w:rsidR="0080399D" w:rsidRPr="00853FC4" w:rsidRDefault="005A6153" w:rsidP="0080399D">
      <w:pPr>
        <w:pStyle w:val="ListParagraph"/>
        <w:numPr>
          <w:ilvl w:val="0"/>
          <w:numId w:val="2"/>
        </w:numPr>
        <w:spacing w:after="100" w:afterAutospacing="1" w:line="276" w:lineRule="auto"/>
        <w:jc w:val="both"/>
        <w:rPr>
          <w:sz w:val="26"/>
          <w:szCs w:val="26"/>
        </w:rPr>
      </w:pPr>
      <w:r>
        <w:rPr>
          <w:sz w:val="26"/>
          <w:szCs w:val="26"/>
        </w:rPr>
        <w:t xml:space="preserve">Được quyền yêu cầu </w:t>
      </w:r>
      <w:del w:id="9373" w:author="DS Corporation" w:date="2026-10-09T09:00:00Z">
        <w:r>
          <w:rPr>
            <w:sz w:val="26"/>
            <w:szCs w:val="26"/>
          </w:rPr>
          <w:delText xml:space="preserve">Bên B</w:delText>
        </w:r>
      </w:del>
      <w:ins w:id="9374" w:author="DS Corporation" w:date="2026-10-09T09:00:00Z">
        <w:r>
          <w:rPr>
            <w:sz w:val="26"/>
            <w:szCs w:val="26"/>
          </w:rPr>
          <w:t xml:space="preserve">Bên A</w:t>
        </w:r>
      </w:ins>
      <w:r>
        <w:rPr>
          <w:sz w:val="26"/>
          <w:szCs w:val="26"/>
        </w:rPr>
        <w:t xml:space="preserve"> thanh toán </w:t>
      </w:r>
      <w:del w:id="9191" w:author="DS Corporation" w:date="2026-10-09T09:00:00Z">
        <w:r>
          <w:rPr>
            <w:sz w:val="26"/>
            <w:szCs w:val="26"/>
          </w:rPr>
          <w:delText xml:space="preserve">toàn bộ chi phí gia công, chi phí nguyên liệu và chi phí khác sử dụng cho thành phẩm của Bên B.</w:delText>
        </w:r>
      </w:del>
      <w:ins w:id="9192" w:author="DS Corporation" w:date="2026-10-09T09:00:00Z">
        <w:r>
          <w:rPr>
            <w:sz w:val="26"/>
            <w:szCs w:val="26"/>
          </w:rPr>
          <w:t xml:space="preserve">chi phí gia công, nguyên liệu theo đơn giá đã thỏa thuận và các chi phí khác đã được Bên A chấp thuận bằng văn bản.</w:t>
        </w:r>
      </w:ins>
    </w:p>
    <w:p w14:paraId="2A4F63AE" w14:textId="3E36C9F2" w:rsidR="0041643A" w:rsidRPr="00853FC4" w:rsidRDefault="005A6153" w:rsidP="0041643A">
      <w:pPr>
        <w:pStyle w:val="ListParagraph"/>
        <w:numPr>
          <w:ilvl w:val="0"/>
          <w:numId w:val="2"/>
        </w:numPr>
        <w:spacing w:after="100" w:afterAutospacing="1" w:line="276" w:lineRule="auto"/>
        <w:jc w:val="both"/>
        <w:rPr>
          <w:sz w:val="26"/>
          <w:szCs w:val="26"/>
        </w:rPr>
      </w:pPr>
      <w:del w:id="9193" w:author="DS Corporation" w:date="2026-10-09T09:00:00Z">
        <w:r>
          <w:rPr>
            <w:sz w:val="26"/>
            <w:szCs w:val="26"/>
          </w:rPr>
          <w:delText xml:space="preserve">Được quyền yêu cầu Bên B vận chuyển những bao bì nguyên liệu vật tư dư thừa sau các đơn hàng đã gia công sản xuất khỏi kho Bên A nếu Bên B chưa có kế hoạch sản xuất. Trong trường hợp Bên B không vận chuyển khỏi kho Bên A trong vòng 15 ngày kể từ ngày sản xuất xong đơn hàng Bên A sẽ tính phí lưu kho của bao bì và nguyên liệu đó. Phí lưu kho 180.000 đ/m2/tháng (giá chưa bao gồm thuế GTGT).</w:delText>
        </w:r>
      </w:del>
      <w:ins w:id="9194" w:author="DS Corporation" w:date="2026-10-09T09:00:00Z">
        <w:r>
          <w:rPr>
            <w:sz w:val="26"/>
            <w:szCs w:val="26"/>
          </w:rPr>
          <w:t xml:space="preserve">Được quyền yêu cầu Bên A nhận lại bao bì, vật tư dư thừa sau mỗi đơn hàng nếu Bên A chưa có kế hoạch sản xuất. Bên B lưu kho miễn phí trong vòng 30 ngày kể từ ngày thông báo hoàn thành đơn hàng; sau thời hạn này, Bên B được tính phí lưu kho 180.000 đ/m³/tháng (chưa bao gồm thuế GTGT).</w:t>
        </w:r>
      </w:ins>
    </w:p>
    <w:p w14:paraId="43A4F5D1" w14:textId="60394EE7" w:rsidR="004F4F05" w:rsidRPr="00853FC4" w:rsidRDefault="004F4F05" w:rsidP="004F4F05">
      <w:pPr>
        <w:pStyle w:val="ListParagraph"/>
        <w:numPr>
          <w:ilvl w:val="0"/>
          <w:numId w:val="2"/>
        </w:numPr>
        <w:shd w:val="clear" w:color="auto" w:fill="FFFFFF"/>
        <w:rPr>
          <w:color w:val="000000" w:themeColor="text1"/>
          <w:spacing w:val="3"/>
          <w:sz w:val="26"/>
          <w:szCs w:val="26"/>
        </w:rPr>
      </w:pPr>
      <w:r>
        <w:rPr>
          <w:color w:val="000000" w:themeColor="text1"/>
          <w:spacing w:val="3"/>
          <w:sz w:val="26"/>
          <w:szCs w:val="26"/>
        </w:rPr>
        <w:t xml:space="preserve"> Sau 01 năm kể từ ngày </w:t>
      </w:r>
      <w:del w:id="9375" w:author="DS Corporation" w:date="2026-10-09T09:00:00Z">
        <w:r>
          <w:rPr>
            <w:color w:val="000000" w:themeColor="text1"/>
            <w:spacing w:val="3"/>
            <w:sz w:val="26"/>
            <w:szCs w:val="26"/>
          </w:rPr>
          <w:delText xml:space="preserve">Bên A</w:delText>
        </w:r>
      </w:del>
      <w:ins w:id="9376" w:author="DS Corporation" w:date="2026-10-09T09:00:00Z">
        <w:r>
          <w:rPr>
            <w:color w:val="000000" w:themeColor="text1"/>
            <w:spacing w:val="3"/>
            <w:sz w:val="26"/>
            <w:szCs w:val="26"/>
          </w:rPr>
          <w:t xml:space="preserve">Bên B</w:t>
        </w:r>
      </w:ins>
      <w:r>
        <w:rPr>
          <w:color w:val="000000" w:themeColor="text1"/>
          <w:spacing w:val="3"/>
          <w:sz w:val="26"/>
          <w:szCs w:val="26"/>
        </w:rPr>
        <w:t xml:space="preserve"> hoàn thành lô sản xuất gần nhất mà </w:t>
      </w:r>
      <w:del w:id="9377" w:author="DS Corporation" w:date="2026-10-09T09:00:00Z">
        <w:r>
          <w:rPr>
            <w:color w:val="000000" w:themeColor="text1"/>
            <w:spacing w:val="3"/>
            <w:sz w:val="26"/>
            <w:szCs w:val="26"/>
          </w:rPr>
          <w:delText xml:space="preserve">Bên B</w:delText>
        </w:r>
      </w:del>
      <w:ins w:id="9378" w:author="DS Corporation" w:date="2026-10-09T09:00:00Z">
        <w:r>
          <w:rPr>
            <w:color w:val="000000" w:themeColor="text1"/>
            <w:spacing w:val="3"/>
            <w:sz w:val="26"/>
            <w:szCs w:val="26"/>
          </w:rPr>
          <w:t xml:space="preserve">Bên A</w:t>
        </w:r>
      </w:ins>
      <w:r>
        <w:rPr>
          <w:color w:val="000000" w:themeColor="text1"/>
          <w:spacing w:val="3"/>
          <w:sz w:val="26"/>
          <w:szCs w:val="26"/>
        </w:rPr>
        <w:t xml:space="preserve"> không phát sinh đơn hàng hoặc đã công bố nhưng chưa tiến hành sản xuất, </w:t>
      </w:r>
      <w:del w:id="9379" w:author="DS Corporation" w:date="2026-10-09T09:00:00Z">
        <w:r>
          <w:rPr>
            <w:color w:val="000000" w:themeColor="text1"/>
            <w:spacing w:val="3"/>
            <w:sz w:val="26"/>
            <w:szCs w:val="26"/>
          </w:rPr>
          <w:delText xml:space="preserve">Bên A</w:delText>
        </w:r>
      </w:del>
      <w:ins w:id="9380" w:author="DS Corporation" w:date="2026-10-09T09:00:00Z">
        <w:r>
          <w:rPr>
            <w:color w:val="000000" w:themeColor="text1"/>
            <w:spacing w:val="3"/>
            <w:sz w:val="26"/>
            <w:szCs w:val="26"/>
          </w:rPr>
          <w:t xml:space="preserve">Bên B</w:t>
        </w:r>
      </w:ins>
      <w:r>
        <w:rPr>
          <w:color w:val="000000" w:themeColor="text1"/>
          <w:spacing w:val="3"/>
          <w:sz w:val="26"/>
          <w:szCs w:val="26"/>
        </w:rPr>
        <w:t xml:space="preserve"> có quyền yêu cầu </w:t>
      </w:r>
      <w:del w:id="9381" w:author="DS Corporation" w:date="2026-10-09T09:00:00Z">
        <w:r>
          <w:rPr>
            <w:color w:val="000000" w:themeColor="text1"/>
            <w:spacing w:val="3"/>
            <w:sz w:val="26"/>
            <w:szCs w:val="26"/>
          </w:rPr>
          <w:delText xml:space="preserve">Bên B</w:delText>
        </w:r>
      </w:del>
      <w:ins w:id="9382" w:author="DS Corporation" w:date="2026-10-09T09:00:00Z">
        <w:r>
          <w:rPr>
            <w:color w:val="000000" w:themeColor="text1"/>
            <w:spacing w:val="3"/>
            <w:sz w:val="26"/>
            <w:szCs w:val="26"/>
          </w:rPr>
          <w:t xml:space="preserve">Bên A</w:t>
        </w:r>
      </w:ins>
      <w:r>
        <w:rPr>
          <w:color w:val="000000" w:themeColor="text1"/>
          <w:spacing w:val="3"/>
          <w:sz w:val="26"/>
          <w:szCs w:val="26"/>
        </w:rPr>
        <w:t xml:space="preserve"> bằng văn bản/email xác nhận tình trạng lưu hành và kế hoạch tiếp tục sản xuất sản phẩm.</w:t>
      </w:r>
    </w:p>
    <w:p w14:paraId="2A773336" w14:textId="2D8317D8" w:rsidR="004F4F05" w:rsidRPr="00853FC4" w:rsidRDefault="004F4F05" w:rsidP="004F4F05">
      <w:pPr>
        <w:pStyle w:val="ListParagraph"/>
        <w:numPr>
          <w:ilvl w:val="0"/>
          <w:numId w:val="2"/>
        </w:numPr>
        <w:shd w:val="clear" w:color="auto" w:fill="FFFFFF"/>
        <w:rPr>
          <w:color w:val="000000" w:themeColor="text1"/>
          <w:spacing w:val="3"/>
          <w:sz w:val="26"/>
          <w:szCs w:val="26"/>
        </w:rPr>
      </w:pPr>
      <w:del w:id="9195" w:author="DS Corporation" w:date="2026-10-09T09:00:00Z">
        <w:r>
          <w:rPr>
            <w:color w:val="000000" w:themeColor="text1"/>
            <w:spacing w:val="3"/>
            <w:sz w:val="26"/>
            <w:szCs w:val="26"/>
          </w:rPr>
          <w:delText xml:space="preserve"> Trong thời hạn [15] ngày kể từ ngày nhận được yêu cầu, Bên B có trách nhiệm phản hồi về tình trạng tồn kho, lưu hành và kế hoạch sản xuất tiếp theo. Nếu không nhận được thông tin từ Bên B thì Bên A được quyền yêu cầu sở y tế thu hồi số phiếu Công bố sản phẩm Mỹ phẩm đối với những sản phẩm không sản xuất hoặc không tái sản xuất gia công tại Bên A. Bên B có trách nhiệm phối hợp thực hiện các thủ tục liên quan đến việc thu hồi hồ sơ công bố.</w:delText>
        </w:r>
      </w:del>
      <w:ins w:id="9196" w:author="DS Corporation" w:date="2026-10-09T09:00:00Z">
        <w:r>
          <w:rPr>
            <w:color w:val="000000" w:themeColor="text1"/>
            <w:spacing w:val="3"/>
            <w:sz w:val="26"/>
            <w:szCs w:val="26"/>
          </w:rPr>
          <w:t xml:space="preserve">Trong thời hạn 15 ngày kể từ ngày nhận được yêu cầu, Bên A phản hồi về tình trạng lưu hành và kế hoạch sản xuất. Bên B không được tự ý yêu cầu cơ quan có thẩm quyền thu hồi, hủy hoặc thay đổi số tiếp nhận Phiếu công bố khi chưa có văn bản đồng ý của Bên A, trừ trường hợp theo yêu cầu của cơ quan nhà nước có thẩm quyền. Khi hợp đồng chấm dứt, Bên B phối hợp cung cấp các tài liệu cần thiết để Bên A thực hiện thủ tục công bố với nhà sản xuất khác nếu có nhu cầu.</w:t>
        </w:r>
      </w:ins>
    </w:p>
    <w:p w14:paraId="56EE23E0" w14:textId="441989AF" w:rsidR="004F4F05" w:rsidRPr="00853FC4" w:rsidRDefault="004F4F05" w:rsidP="004F4F05">
      <w:pPr>
        <w:pStyle w:val="ListParagraph"/>
        <w:numPr>
          <w:ilvl w:val="0"/>
          <w:numId w:val="2"/>
        </w:numPr>
        <w:shd w:val="clear" w:color="auto" w:fill="FFFFFF"/>
        <w:rPr>
          <w:color w:val="000000" w:themeColor="text1"/>
          <w:spacing w:val="3"/>
          <w:sz w:val="26"/>
          <w:szCs w:val="26"/>
        </w:rPr>
      </w:pPr>
      <w:del w:id="9197" w:author="DS Corporation" w:date="2026-10-09T09:00:00Z">
        <w:r>
          <w:rPr>
            <w:color w:val="000000" w:themeColor="text1"/>
            <w:spacing w:val="3"/>
            <w:sz w:val="26"/>
            <w:szCs w:val="26"/>
          </w:rPr>
          <w:delText xml:space="preserve"> Bên B tự ý sử dụng hồ sơ công bố sản phẩm của Bên A đi gia công/hợp tác với bên thứ ba là vi phạm nghiêm trọng hợp đồng. Bên A có quyền yêu cầu Bên B dừng lưu hành sản phẩm, cung cấp chứng từ truy xuất nguồn gốc và yêu cầu cơ quan nhà nước có thẩm quyền xử lý. Bên B phải chịu hoàn toàn trách nhiệm pháp lý trước Bên A, cơ quan pháp luật, cơ quan quản lý nhà nước. Bên B phải thanh toán toàn bộ tiền phạt về vi phạm hành chính, chi phí tiêu hủy/thu hồi/ truy xuất/ xử lí khiếu nại và chi phí phát sinh do hành vi vi phạm khác, đồng thời bồi thường thiệt hại 50% giá trị những đơn hàng đã gia công bên thứ 3 dưới mọi hình thức.</w:delText>
        </w:r>
      </w:del>
      <w:ins w:id="9198" w:author="DS Corporation" w:date="2026-10-09T09:00:00Z">
        <w:r>
          <w:rPr>
            <w:color w:val="000000" w:themeColor="text1"/>
            <w:spacing w:val="3"/>
            <w:sz w:val="26"/>
            <w:szCs w:val="26"/>
          </w:rPr>
          <w:t xml:space="preserve">Số tiếp nhận Phiếu công bố ghi Bên B là nhà sản xuất chỉ được dùng cho sản phẩm do Bên B sản xuất. Trường hợp Bên A chuyển sản xuất sang đơn vị khác, Bên A thực hiện công bố mới theo quy định và không lưu hành hàng do đơn vị khác sản xuất dưới số tiếp nhận ghi Bên B là nhà sản xuất. Vi phạm được xử lý theo điều khoản phạt vi phạm tại Điều 08 và bồi thường thiệt hại thực tế có chứng minh theo Điều 302, 303 Luật Thương mại 2005.</w:t>
        </w:r>
      </w:ins>
    </w:p>
    <w:p w14:paraId="6CAAC7FC" w14:textId="6E8B8228" w:rsidR="001C0DAD" w:rsidRPr="00853FC4" w:rsidRDefault="00E31752" w:rsidP="001C0DAD">
      <w:pPr>
        <w:pStyle w:val="ListParagraph"/>
        <w:numPr>
          <w:ilvl w:val="0"/>
          <w:numId w:val="2"/>
        </w:numPr>
        <w:spacing w:after="100" w:afterAutospacing="1" w:line="276" w:lineRule="auto"/>
        <w:jc w:val="both"/>
        <w:rPr>
          <w:sz w:val="26"/>
          <w:szCs w:val="26"/>
        </w:rPr>
      </w:pPr>
      <w:del w:id="9199" w:author="DS Corporation" w:date="2026-10-09T09:00:00Z">
        <w:r>
          <w:rPr>
            <w:sz w:val="26"/>
            <w:szCs w:val="26"/>
          </w:rPr>
          <w:lastRenderedPageBreak/>
          <w:delText xml:space="preserve">Quá thời gian lưu kho Bên A sẽ phát hành văn bản yêu cầu Bên B nhận hàng</w:delText>
        </w:r>
        <w:r>
          <w:rPr>
            <w:color w:val="000000" w:themeColor="text1"/>
            <w:sz w:val="26"/>
            <w:szCs w:val="26"/>
          </w:rPr>
          <w:delText xml:space="preserve">. Sau 7 </w:delText>
        </w:r>
        <w:r>
          <w:rPr>
            <w:sz w:val="26"/>
            <w:szCs w:val="26"/>
          </w:rPr>
          <w:delText xml:space="preserve">ngày làm việc kể từ ngày phát hành văn bản yêu cầu nhận hàng. Bên A có toàn quyền thanh lý đơn hàng của Bên B hoặc thành lập hội đồng tiêu hủy hoặc thanh lý thành phẩm và nguyên vật liệu dư thừa. </w:delText>
        </w:r>
      </w:del>
      <w:ins w:id="9200" w:author="DS Corporation" w:date="2026-10-09T09:00:00Z">
        <w:r>
          <w:rPr>
            <w:sz w:val="26"/>
            <w:szCs w:val="26"/>
          </w:rPr>
          <w:t xml:space="preserve">Quá thời hạn lưu kho miễn phí, Bên B gửi văn bản yêu cầu Bên A nhận hàng. Bên B không được bán, thanh lý hoặc chuyển giao cho bên thứ ba sản phẩm, bao bì mang nhãn hiệu của Bên A. Việc tiêu hủy chỉ được thực hiện sau 02 lần thông báo bằng văn bản cách nhau tối thiểu 15 ngày mà Bên A không phản hồi, có biên bản kiểm kê và có đại diện Bên A chứng kiến hoặc Bên A đồng ý bằng văn bản.</w:t>
        </w:r>
      </w:ins>
    </w:p>
    <w:p w14:paraId="6EC6FC50" w14:textId="1B1F9C70" w:rsidR="001C0DAD" w:rsidRPr="00853FC4" w:rsidRDefault="00AE619F" w:rsidP="001C0DAD">
      <w:pPr>
        <w:pStyle w:val="ListParagraph"/>
        <w:numPr>
          <w:ilvl w:val="0"/>
          <w:numId w:val="2"/>
        </w:numPr>
        <w:spacing w:after="100" w:afterAutospacing="1" w:line="276" w:lineRule="auto"/>
        <w:jc w:val="both"/>
        <w:rPr>
          <w:sz w:val="26"/>
          <w:szCs w:val="26"/>
        </w:rPr>
      </w:pPr>
      <w:del w:id="9383" w:author="DS Corporation" w:date="2026-10-09T09:00:00Z">
        <w:r>
          <w:rPr>
            <w:sz w:val="26"/>
            <w:szCs w:val="26"/>
          </w:rPr>
          <w:delText xml:space="preserve">Bên A</w:delText>
        </w:r>
      </w:del>
      <w:ins w:id="9384" w:author="DS Corporation" w:date="2026-10-09T09:00:00Z">
        <w:r>
          <w:rPr>
            <w:sz w:val="26"/>
            <w:szCs w:val="26"/>
          </w:rPr>
          <w:t xml:space="preserve">Bên B</w:t>
        </w:r>
      </w:ins>
      <w:r>
        <w:rPr>
          <w:sz w:val="26"/>
          <w:szCs w:val="26"/>
        </w:rPr>
        <w:t xml:space="preserve"> sẽ lập biên bản kiểm kê số lượng, giá trị thành phẩm và nguyên vật liệu dư thừa để lưu hồ sơ tại công ty, trước khi thực hiện tiêu hủy.</w:t>
      </w:r>
    </w:p>
    <w:p w14:paraId="62CA8D4F" w14:textId="5C53D7BD" w:rsidR="005A6153" w:rsidRPr="00853FC4" w:rsidRDefault="005A6153" w:rsidP="00DC4239">
      <w:pPr>
        <w:pStyle w:val="ListParagraph"/>
        <w:numPr>
          <w:ilvl w:val="0"/>
          <w:numId w:val="2"/>
        </w:numPr>
        <w:spacing w:line="276" w:lineRule="auto"/>
        <w:jc w:val="both"/>
        <w:rPr>
          <w:color w:val="000000" w:themeColor="text1"/>
          <w:sz w:val="26"/>
          <w:szCs w:val="26"/>
        </w:rPr>
      </w:pPr>
      <w:r>
        <w:rPr>
          <w:color w:val="000000" w:themeColor="text1"/>
          <w:sz w:val="26"/>
          <w:szCs w:val="26"/>
        </w:rPr>
        <w:t xml:space="preserve">Những điều kiện lưu kho chỉ định cho </w:t>
      </w:r>
      <w:del w:id="9385" w:author="DS Corporation" w:date="2026-10-09T09:00:00Z">
        <w:r>
          <w:rPr>
            <w:color w:val="000000" w:themeColor="text1"/>
            <w:sz w:val="26"/>
            <w:szCs w:val="26"/>
          </w:rPr>
          <w:delText xml:space="preserve">Bên B</w:delText>
        </w:r>
      </w:del>
      <w:ins w:id="9386" w:author="DS Corporation" w:date="2026-10-09T09:00:00Z">
        <w:r>
          <w:rPr>
            <w:color w:val="000000" w:themeColor="text1"/>
            <w:sz w:val="26"/>
            <w:szCs w:val="26"/>
          </w:rPr>
          <w:t xml:space="preserve">Bên A</w:t>
        </w:r>
      </w:ins>
      <w:r>
        <w:rPr>
          <w:color w:val="000000" w:themeColor="text1"/>
          <w:sz w:val="26"/>
          <w:szCs w:val="26"/>
        </w:rPr>
        <w:t xml:space="preserve"> là phòng sạch, không ẩm mốc, nhiệt độ trung bình 26 - 28 độ C. Với những sản phẩm cần lưu ý đặc biệt phần bảo quản sẽ được thể hiện trong phụ lục hợp đồng.</w:t>
      </w:r>
    </w:p>
    <w:p w14:paraId="0F9C0078" w14:textId="6259C91A" w:rsidR="009E491F" w:rsidRPr="00853FC4" w:rsidRDefault="005A6153" w:rsidP="00DC4239">
      <w:pPr>
        <w:spacing w:before="120"/>
        <w:jc w:val="both"/>
        <w:rPr>
          <w:b/>
          <w:sz w:val="26"/>
          <w:szCs w:val="26"/>
        </w:rPr>
      </w:pPr>
      <w:r>
        <w:rPr>
          <w:b/>
          <w:sz w:val="26"/>
          <w:szCs w:val="26"/>
          <w:u w:val="single"/>
        </w:rPr>
        <w:t>ĐIỀU 07</w:t>
      </w:r>
      <w:r>
        <w:rPr>
          <w:b/>
          <w:sz w:val="26"/>
          <w:szCs w:val="26"/>
        </w:rPr>
        <w:t>:</w:t>
      </w:r>
      <w:r>
        <w:rPr>
          <w:sz w:val="26"/>
          <w:szCs w:val="26"/>
        </w:rPr>
        <w:t xml:space="preserve"> </w:t>
      </w:r>
      <w:r>
        <w:rPr>
          <w:b/>
          <w:sz w:val="26"/>
          <w:szCs w:val="26"/>
        </w:rPr>
        <w:t xml:space="preserve">TRÁCH NHIỆM – QUYỀN LỢI CỦA </w:t>
      </w:r>
      <w:del w:id="9387" w:author="DS Corporation" w:date="2026-10-09T09:00:00Z">
        <w:r>
          <w:rPr>
            <w:b/>
            <w:sz w:val="26"/>
            <w:szCs w:val="26"/>
          </w:rPr>
          <w:delText xml:space="preserve">BÊN B</w:delText>
        </w:r>
      </w:del>
      <w:ins w:id="9388" w:author="DS Corporation" w:date="2026-10-09T09:00:00Z">
        <w:r>
          <w:rPr>
            <w:b/>
            <w:sz w:val="26"/>
            <w:szCs w:val="26"/>
          </w:rPr>
          <w:t xml:space="preserve">BÊN A</w:t>
        </w:r>
      </w:ins>
    </w:p>
    <w:p w14:paraId="6ECABD3A" w14:textId="472959AD" w:rsidR="009E491F" w:rsidRPr="00853FC4" w:rsidRDefault="005A6153" w:rsidP="009E491F">
      <w:pPr>
        <w:pStyle w:val="ListParagraph"/>
        <w:numPr>
          <w:ilvl w:val="0"/>
          <w:numId w:val="2"/>
        </w:numPr>
        <w:spacing w:after="100" w:afterAutospacing="1" w:line="276" w:lineRule="auto"/>
        <w:jc w:val="both"/>
        <w:rPr>
          <w:sz w:val="26"/>
          <w:szCs w:val="26"/>
        </w:rPr>
      </w:pPr>
      <w:r>
        <w:rPr>
          <w:sz w:val="26"/>
          <w:szCs w:val="26"/>
        </w:rPr>
        <w:t xml:space="preserve">Cung cấp đầy đủ các giấy tờ có liên quan: Giấy phép kinh doanh, giấy quyền sở hữu thương hiệu </w:t>
      </w:r>
      <w:del w:id="9201" w:author="DS Corporation" w:date="2026-10-09T09:00:00Z">
        <w:r>
          <w:rPr>
            <w:sz w:val="26"/>
            <w:szCs w:val="26"/>
          </w:rPr>
          <w:delText xml:space="preserve">do cục sở hữu trí tuệ cấp (Nếu có)</w:delText>
        </w:r>
      </w:del>
      <w:ins w:id="9202" w:author="DS Corporation" w:date="2026-10-09T09:00:00Z">
        <w:r>
          <w:rPr>
            <w:sz w:val="26"/>
            <w:szCs w:val="26"/>
          </w:rPr>
          <w:t xml:space="preserve">do Cục Sở hữu trí tuệ cấp hoặc đơn đăng ký nhãn hiệu (nếu có)</w:t>
        </w:r>
      </w:ins>
      <w:r>
        <w:rPr>
          <w:sz w:val="26"/>
          <w:szCs w:val="26"/>
        </w:rPr>
        <w:t xml:space="preserve">, giấy đăng ký tiêu chuẩn chất lượng hàng hóa (Nếu có), mỗi giấy tờ đều phải sao y thị thực trong những trường hợp kiểm kê cần thiết. Nếu không cung cấp được đầy đủ các giấy tờ trên thì </w:t>
      </w:r>
      <w:del w:id="9389" w:author="DS Corporation" w:date="2026-10-09T09:00:00Z">
        <w:r>
          <w:rPr>
            <w:sz w:val="26"/>
            <w:szCs w:val="26"/>
          </w:rPr>
          <w:delText xml:space="preserve">Bên B</w:delText>
        </w:r>
      </w:del>
      <w:ins w:id="9390" w:author="DS Corporation" w:date="2026-10-09T09:00:00Z">
        <w:r>
          <w:rPr>
            <w:sz w:val="26"/>
            <w:szCs w:val="26"/>
          </w:rPr>
          <w:t xml:space="preserve">Bên A</w:t>
        </w:r>
      </w:ins>
      <w:r>
        <w:rPr>
          <w:sz w:val="26"/>
          <w:szCs w:val="26"/>
        </w:rPr>
        <w:t xml:space="preserve"> chịu hoàn toàn trách nhiệm về mặt pháp lý. </w:t>
      </w:r>
      <w:del w:id="9391" w:author="DS Corporation" w:date="2026-10-09T09:00:00Z">
        <w:r>
          <w:rPr>
            <w:sz w:val="26"/>
            <w:szCs w:val="26"/>
          </w:rPr>
          <w:delText xml:space="preserve">Bên A</w:delText>
        </w:r>
      </w:del>
      <w:ins w:id="9392" w:author="DS Corporation" w:date="2026-10-09T09:00:00Z">
        <w:r>
          <w:rPr>
            <w:sz w:val="26"/>
            <w:szCs w:val="26"/>
          </w:rPr>
          <w:t xml:space="preserve">Bên B</w:t>
        </w:r>
      </w:ins>
      <w:r>
        <w:rPr>
          <w:sz w:val="26"/>
          <w:szCs w:val="26"/>
        </w:rPr>
        <w:t xml:space="preserve"> không chịu trách nhiệm về quyền sở hữu thương hiệu của </w:t>
      </w:r>
      <w:del w:id="9393" w:author="DS Corporation" w:date="2026-10-09T09:00:00Z">
        <w:r>
          <w:rPr>
            <w:sz w:val="26"/>
            <w:szCs w:val="26"/>
          </w:rPr>
          <w:delText xml:space="preserve">Bên B</w:delText>
        </w:r>
      </w:del>
      <w:ins w:id="9394" w:author="DS Corporation" w:date="2026-10-09T09:00:00Z">
        <w:r>
          <w:rPr>
            <w:sz w:val="26"/>
            <w:szCs w:val="26"/>
          </w:rPr>
          <w:t xml:space="preserve">Bên A</w:t>
        </w:r>
      </w:ins>
      <w:r>
        <w:rPr>
          <w:sz w:val="26"/>
          <w:szCs w:val="26"/>
        </w:rPr>
        <w:t xml:space="preserve">.</w:t>
      </w:r>
    </w:p>
    <w:p w14:paraId="72CA5EC4" w14:textId="2E2A62B0" w:rsidR="009E491F" w:rsidRPr="00853FC4" w:rsidRDefault="0058031F" w:rsidP="009E491F">
      <w:pPr>
        <w:pStyle w:val="ListParagraph"/>
        <w:numPr>
          <w:ilvl w:val="0"/>
          <w:numId w:val="2"/>
        </w:numPr>
        <w:spacing w:after="100" w:afterAutospacing="1" w:line="276" w:lineRule="auto"/>
        <w:jc w:val="both"/>
        <w:rPr>
          <w:sz w:val="26"/>
          <w:szCs w:val="26"/>
        </w:rPr>
      </w:pPr>
      <w:r>
        <w:rPr>
          <w:sz w:val="26"/>
          <w:szCs w:val="26"/>
        </w:rPr>
        <w:t xml:space="preserve">Nếu </w:t>
      </w:r>
      <w:del w:id="9395" w:author="DS Corporation" w:date="2026-10-09T09:00:00Z">
        <w:r>
          <w:rPr>
            <w:sz w:val="26"/>
            <w:szCs w:val="26"/>
          </w:rPr>
          <w:delText xml:space="preserve">Bên B</w:delText>
        </w:r>
      </w:del>
      <w:ins w:id="9396" w:author="DS Corporation" w:date="2026-10-09T09:00:00Z">
        <w:r>
          <w:rPr>
            <w:sz w:val="26"/>
            <w:szCs w:val="26"/>
          </w:rPr>
          <w:t xml:space="preserve">Bên A</w:t>
        </w:r>
      </w:ins>
      <w:r>
        <w:rPr>
          <w:sz w:val="26"/>
          <w:szCs w:val="26"/>
        </w:rPr>
        <w:t xml:space="preserve"> cung cấp bao bì, nhãn mác các loại hóa chất,.. phải đưa đến nhà máy sản xuất của </w:t>
      </w:r>
      <w:del w:id="9397" w:author="DS Corporation" w:date="2026-10-09T09:00:00Z">
        <w:r>
          <w:rPr>
            <w:sz w:val="26"/>
            <w:szCs w:val="26"/>
          </w:rPr>
          <w:delText xml:space="preserve">Bên A</w:delText>
        </w:r>
      </w:del>
      <w:ins w:id="9398" w:author="DS Corporation" w:date="2026-10-09T09:00:00Z">
        <w:r>
          <w:rPr>
            <w:sz w:val="26"/>
            <w:szCs w:val="26"/>
          </w:rPr>
          <w:t xml:space="preserve">Bên B</w:t>
        </w:r>
      </w:ins>
      <w:r>
        <w:rPr>
          <w:sz w:val="26"/>
          <w:szCs w:val="26"/>
        </w:rPr>
        <w:t xml:space="preserve"> trước ít nhất 03 (ba) ngày sản xuất theo đơn đặt hàng để </w:t>
      </w:r>
      <w:del w:id="9399" w:author="DS Corporation" w:date="2026-10-09T09:00:00Z">
        <w:r>
          <w:rPr>
            <w:sz w:val="26"/>
            <w:szCs w:val="26"/>
          </w:rPr>
          <w:delText xml:space="preserve">Bên A</w:delText>
        </w:r>
      </w:del>
      <w:ins w:id="9400" w:author="DS Corporation" w:date="2026-10-09T09:00:00Z">
        <w:r>
          <w:rPr>
            <w:sz w:val="26"/>
            <w:szCs w:val="26"/>
          </w:rPr>
          <w:t xml:space="preserve">Bên B</w:t>
        </w:r>
      </w:ins>
      <w:r>
        <w:rPr>
          <w:sz w:val="26"/>
          <w:szCs w:val="26"/>
        </w:rPr>
        <w:t xml:space="preserve"> tiến hành gia công đóng gói. </w:t>
      </w:r>
    </w:p>
    <w:p w14:paraId="58A2796A" w14:textId="4F54A965" w:rsidR="009E491F" w:rsidRPr="00853FC4" w:rsidRDefault="005A6153" w:rsidP="009E491F">
      <w:pPr>
        <w:pStyle w:val="ListParagraph"/>
        <w:numPr>
          <w:ilvl w:val="0"/>
          <w:numId w:val="2"/>
        </w:numPr>
        <w:spacing w:after="100" w:afterAutospacing="1" w:line="276" w:lineRule="auto"/>
        <w:jc w:val="both"/>
        <w:rPr>
          <w:sz w:val="26"/>
          <w:szCs w:val="26"/>
        </w:rPr>
      </w:pPr>
      <w:r>
        <w:rPr>
          <w:sz w:val="26"/>
          <w:szCs w:val="26"/>
        </w:rPr>
        <w:t xml:space="preserve">Tùy loại sản phẩm, nhưng tối thiểu </w:t>
      </w:r>
      <w:del w:id="9401" w:author="DS Corporation" w:date="2026-10-09T09:00:00Z">
        <w:r>
          <w:rPr>
            <w:sz w:val="26"/>
            <w:szCs w:val="26"/>
          </w:rPr>
          <w:delText xml:space="preserve">Bên B</w:delText>
        </w:r>
      </w:del>
      <w:ins w:id="9402" w:author="DS Corporation" w:date="2026-10-09T09:00:00Z">
        <w:r>
          <w:rPr>
            <w:sz w:val="26"/>
            <w:szCs w:val="26"/>
          </w:rPr>
          <w:t xml:space="preserve">Bên A</w:t>
        </w:r>
      </w:ins>
      <w:r>
        <w:rPr>
          <w:sz w:val="26"/>
          <w:szCs w:val="26"/>
        </w:rPr>
        <w:t xml:space="preserve"> phải gửi đơn đặt hàng cho </w:t>
      </w:r>
      <w:del w:id="9403" w:author="DS Corporation" w:date="2026-10-09T09:00:00Z">
        <w:r>
          <w:rPr>
            <w:sz w:val="26"/>
            <w:szCs w:val="26"/>
          </w:rPr>
          <w:delText xml:space="preserve">Bên A</w:delText>
        </w:r>
      </w:del>
      <w:ins w:id="9404" w:author="DS Corporation" w:date="2026-10-09T09:00:00Z">
        <w:r>
          <w:rPr>
            <w:sz w:val="26"/>
            <w:szCs w:val="26"/>
          </w:rPr>
          <w:t xml:space="preserve">Bên B</w:t>
        </w:r>
      </w:ins>
      <w:r>
        <w:rPr>
          <w:sz w:val="26"/>
          <w:szCs w:val="26"/>
        </w:rPr>
        <w:t xml:space="preserve"> trước ít nhất 21 (hai mươi mốt) ngày so với ngày bắt đầu sản xuất. Hoặc </w:t>
      </w:r>
      <w:del w:id="9405" w:author="DS Corporation" w:date="2026-10-09T09:00:00Z">
        <w:r>
          <w:rPr>
            <w:sz w:val="26"/>
            <w:szCs w:val="26"/>
          </w:rPr>
          <w:delText xml:space="preserve">Bên B</w:delText>
        </w:r>
      </w:del>
      <w:ins w:id="9406" w:author="DS Corporation" w:date="2026-10-09T09:00:00Z">
        <w:r>
          <w:rPr>
            <w:sz w:val="26"/>
            <w:szCs w:val="26"/>
          </w:rPr>
          <w:t xml:space="preserve">Bên A</w:t>
        </w:r>
      </w:ins>
      <w:r>
        <w:rPr>
          <w:sz w:val="26"/>
          <w:szCs w:val="26"/>
        </w:rPr>
        <w:t xml:space="preserve"> có đơn hàng theo từng tháng/ quý/ năm để quá trình sản xuất đúng như nhu cầu bán hàng của </w:t>
      </w:r>
      <w:del w:id="9407" w:author="DS Corporation" w:date="2026-10-09T09:00:00Z">
        <w:r>
          <w:rPr>
            <w:sz w:val="26"/>
            <w:szCs w:val="26"/>
          </w:rPr>
          <w:delText xml:space="preserve">Bên B</w:delText>
        </w:r>
      </w:del>
      <w:ins w:id="9408" w:author="DS Corporation" w:date="2026-10-09T09:00:00Z">
        <w:r>
          <w:rPr>
            <w:sz w:val="26"/>
            <w:szCs w:val="26"/>
          </w:rPr>
          <w:t xml:space="preserve">Bên A</w:t>
        </w:r>
      </w:ins>
      <w:r>
        <w:rPr>
          <w:sz w:val="26"/>
          <w:szCs w:val="26"/>
        </w:rPr>
        <w:t xml:space="preserve">.</w:t>
      </w:r>
    </w:p>
    <w:p w14:paraId="6C18CD38" w14:textId="0C6AFCEC" w:rsidR="009E491F" w:rsidRPr="00853FC4" w:rsidRDefault="005A6153" w:rsidP="009E491F">
      <w:pPr>
        <w:pStyle w:val="ListParagraph"/>
        <w:numPr>
          <w:ilvl w:val="0"/>
          <w:numId w:val="2"/>
        </w:numPr>
        <w:spacing w:after="100" w:afterAutospacing="1" w:line="276" w:lineRule="auto"/>
        <w:jc w:val="both"/>
        <w:rPr>
          <w:sz w:val="26"/>
          <w:szCs w:val="26"/>
        </w:rPr>
      </w:pPr>
      <w:del w:id="9203" w:author="DS Corporation" w:date="2026-10-09T09:00:00Z">
        <w:r>
          <w:rPr>
            <w:sz w:val="26"/>
            <w:szCs w:val="26"/>
          </w:rPr>
          <w:delText xml:space="preserve">Khi Bên A có thông báo nguyên liệu, bao bì, hóa chất… do Bên B cung cấp bị lỗi, Bên B phải cử đại diện xuống nhà máy Bên A để kiểm tra đảm bảo chất lượng và không làm gián đoạn sản xuất.</w:delText>
        </w:r>
      </w:del>
      <w:ins w:id="9204" w:author="DS Corporation" w:date="2026-10-09T09:00:00Z">
        <w:r>
          <w:rPr>
            <w:sz w:val="26"/>
            <w:szCs w:val="26"/>
          </w:rPr>
          <w:t xml:space="preserve">Khi Bên B thông báo bằng văn bản (kèm biên bản, hình ảnh) bao bì, vật tư do Bên A cung cấp bị lỗi, Bên A cử đại diện kiểm tra trực tiếp hoặc xác nhận từ xa trong vòng 02 ngày làm việc để không làm gián đoạn sản xuất.</w:t>
        </w:r>
      </w:ins>
    </w:p>
    <w:p w14:paraId="0E85C4E6" w14:textId="69E8240B" w:rsidR="009E491F" w:rsidRPr="00853FC4" w:rsidRDefault="005A6153" w:rsidP="009E491F">
      <w:pPr>
        <w:pStyle w:val="ListParagraph"/>
        <w:numPr>
          <w:ilvl w:val="0"/>
          <w:numId w:val="2"/>
        </w:numPr>
        <w:spacing w:after="100" w:afterAutospacing="1" w:line="276" w:lineRule="auto"/>
        <w:jc w:val="both"/>
        <w:rPr>
          <w:sz w:val="26"/>
          <w:szCs w:val="26"/>
        </w:rPr>
      </w:pPr>
      <w:del w:id="9205" w:author="DS Corporation" w:date="2026-10-09T09:00:00Z">
        <w:r>
          <w:rPr>
            <w:sz w:val="26"/>
            <w:szCs w:val="26"/>
          </w:rPr>
          <w:delText xml:space="preserve">Nhận hàng thành phẩm do Bên A giao và thu hồi phế liệu, vật tư thừa chưa dùng hết trong vòng 15 ngày kể từ ngày sản xuất hoàn thành nếu chưa có kế hoạch tiếp tục sản xuất hoặc thành phẩm vẫn còn lưu kho, nhưng không quá 30 ngày (trừ thỏa thuận khác bằng văn bản giữa hai Bên), Bên B phải thanh toán cho Bên A phí thuê kho là 180.000đ/ m</w:delText>
        </w:r>
        <w:r>
          <w:rPr>
            <w:sz w:val="26"/>
            <w:szCs w:val="26"/>
            <w:vertAlign w:val="superscript"/>
          </w:rPr>
          <w:delText>3</w:delText>
        </w:r>
        <w:r>
          <w:rPr>
            <w:sz w:val="26"/>
            <w:szCs w:val="26"/>
          </w:rPr>
          <w:delText xml:space="preserve">/ tháng (chưa bao gồm thuế GTGT). </w:delText>
        </w:r>
      </w:del>
      <w:ins w:id="9206" w:author="DS Corporation" w:date="2026-10-09T09:00:00Z">
        <w:r>
          <w:rPr>
            <w:sz w:val="26"/>
            <w:szCs w:val="26"/>
          </w:rPr>
          <w:t xml:space="preserve">Nhận hàng thành phẩm do Bên B giao và nhận lại bao bì, vật tư dư trong thời hạn lưu kho miễn phí 30 ngày kể từ ngày Bên B thông báo hoàn thành; quá thời hạn này Bên A thanh toán phí lưu kho 180.000 đ/m³/tháng (chưa bao gồm thuế GTGT), trừ trường hợp hai Bên có thỏa thuận khác bằng văn bản.</w:t>
        </w:r>
      </w:ins>
    </w:p>
    <w:p w14:paraId="3CDF603B" w14:textId="7F3CA6B7" w:rsidR="009E491F" w:rsidRPr="00853FC4" w:rsidRDefault="005A6153" w:rsidP="009E491F">
      <w:pPr>
        <w:pStyle w:val="ListParagraph"/>
        <w:numPr>
          <w:ilvl w:val="0"/>
          <w:numId w:val="2"/>
        </w:numPr>
        <w:spacing w:after="100" w:afterAutospacing="1" w:line="276" w:lineRule="auto"/>
        <w:jc w:val="both"/>
        <w:rPr>
          <w:sz w:val="26"/>
          <w:szCs w:val="26"/>
        </w:rPr>
      </w:pPr>
      <w:r>
        <w:rPr>
          <w:sz w:val="26"/>
          <w:szCs w:val="26"/>
        </w:rPr>
        <w:t xml:space="preserve">Thanh toán đầy đủ các chi phí gia công, chi phí nguyên liệu và </w:t>
      </w:r>
      <w:del w:id="9207" w:author="DS Corporation" w:date="2026-10-09T09:00:00Z">
        <w:r>
          <w:rPr>
            <w:sz w:val="26"/>
            <w:szCs w:val="26"/>
          </w:rPr>
          <w:delText xml:space="preserve">các chi phí khác liên quan</w:delText>
        </w:r>
      </w:del>
      <w:ins w:id="9208" w:author="DS Corporation" w:date="2026-10-09T09:00:00Z">
        <w:r>
          <w:rPr>
            <w:sz w:val="26"/>
            <w:szCs w:val="26"/>
          </w:rPr>
          <w:t xml:space="preserve">các chi phí khác đã được Bên A chấp thuận bằng văn bản liên quan</w:t>
        </w:r>
      </w:ins>
      <w:r>
        <w:rPr>
          <w:sz w:val="26"/>
          <w:szCs w:val="26"/>
        </w:rPr>
        <w:t xml:space="preserve"> đến thành phẩm được giao cho </w:t>
      </w:r>
      <w:del w:id="9409" w:author="DS Corporation" w:date="2026-10-09T09:00:00Z">
        <w:r>
          <w:rPr>
            <w:sz w:val="26"/>
            <w:szCs w:val="26"/>
          </w:rPr>
          <w:delText xml:space="preserve">Bên B</w:delText>
        </w:r>
      </w:del>
      <w:ins w:id="9410" w:author="DS Corporation" w:date="2026-10-09T09:00:00Z">
        <w:r>
          <w:rPr>
            <w:sz w:val="26"/>
            <w:szCs w:val="26"/>
          </w:rPr>
          <w:t xml:space="preserve">Bên A</w:t>
        </w:r>
      </w:ins>
      <w:r>
        <w:rPr>
          <w:sz w:val="26"/>
          <w:szCs w:val="26"/>
        </w:rPr>
        <w:t xml:space="preserve">.</w:t>
      </w:r>
    </w:p>
    <w:p w14:paraId="607B8582" w14:textId="36065FAD" w:rsidR="009E491F" w:rsidRPr="00853FC4" w:rsidRDefault="005A6153" w:rsidP="009E491F">
      <w:pPr>
        <w:pStyle w:val="ListParagraph"/>
        <w:numPr>
          <w:ilvl w:val="0"/>
          <w:numId w:val="2"/>
        </w:numPr>
        <w:spacing w:after="100" w:afterAutospacing="1" w:line="276" w:lineRule="auto"/>
        <w:jc w:val="both"/>
        <w:rPr>
          <w:sz w:val="26"/>
          <w:szCs w:val="26"/>
        </w:rPr>
      </w:pPr>
      <w:del w:id="9213" w:author="DS Corporation" w:date="2026-10-09T09:00:00Z">
        <w:r>
          <w:rPr>
            <w:sz w:val="26"/>
            <w:szCs w:val="26"/>
          </w:rPr>
          <w:delText xml:space="preserve">Số công bố sản phẩm do Sở y tế cấp cho Bên B với thành phần do Bên A cung cấp sẽ được in ấn trên bao bì sản phẩm của Bên B, thuộc quyền sở hữu của Bên B trong suốt thời gian hiệu lực của số công bố. </w:delText>
        </w:r>
      </w:del>
      <w:ins w:id="9214" w:author="DS Corporation" w:date="2026-10-09T09:00:00Z">
        <w:r>
          <w:rPr>
            <w:sz w:val="26"/>
            <w:szCs w:val="26"/>
          </w:rPr>
          <w:t xml:space="preserve">Bên A là tổ chức chịu trách nhiệm đưa sản phẩm ra thị trường và đứng tên trên Phiếu công bố. Phiếu công bố và số tiếp nhận Phiếu công bố do cơ quan có thẩm quyền cấp thuộc quyền của Bên A.</w:t>
        </w:r>
      </w:ins>
    </w:p>
    <w:p w14:paraId="7DBDB067" w14:textId="432D4D3C" w:rsidR="009E491F" w:rsidRPr="00853FC4" w:rsidRDefault="00163840" w:rsidP="009E491F">
      <w:pPr>
        <w:pStyle w:val="ListParagraph"/>
        <w:numPr>
          <w:ilvl w:val="0"/>
          <w:numId w:val="2"/>
        </w:numPr>
        <w:spacing w:after="100" w:afterAutospacing="1" w:line="276" w:lineRule="auto"/>
        <w:jc w:val="both"/>
        <w:rPr>
          <w:sz w:val="26"/>
          <w:szCs w:val="26"/>
        </w:rPr>
      </w:pPr>
      <w:del w:id="9215" w:author="DS Corporation" w:date="2026-10-09T09:00:00Z">
        <w:r>
          <w:rPr>
            <w:sz w:val="26"/>
            <w:szCs w:val="26"/>
          </w:rPr>
          <w:delText xml:space="preserve">Thời gian tái sản xuất hàng </w:delText>
        </w:r>
        <w:r>
          <w:rPr>
            <w:color w:val="000000" w:themeColor="text1"/>
            <w:sz w:val="26"/>
            <w:szCs w:val="26"/>
          </w:rPr>
          <w:delText xml:space="preserve">trong vòng 6 tháng</w:delText>
        </w:r>
        <w:r>
          <w:rPr>
            <w:sz w:val="26"/>
            <w:szCs w:val="26"/>
          </w:rPr>
          <w:delText xml:space="preserve">, nếu vượt quá thời gian tái sản xuất thì Bên B phải thông báo cho Bên A tình hình tái sản xuất để có kế hoạch cụ thể. </w:delText>
        </w:r>
      </w:del>
      <w:ins w:id="9216" w:author="DS Corporation" w:date="2026-10-09T09:00:00Z">
        <w:r>
          <w:rPr>
            <w:sz w:val="26"/>
            <w:szCs w:val="26"/>
          </w:rPr>
          <w:t xml:space="preserve">Hợp đồng không ràng buộc Bên A về sản lượng tối thiểu hay thời hạn tái sản xuất; Bên A thông báo kế hoạch đặt hàng tiếp theo (nếu có) để Bên B chuẩn bị.</w:t>
        </w:r>
      </w:ins>
    </w:p>
    <w:p w14:paraId="712559FF" w14:textId="399E03BE" w:rsidR="009E491F" w:rsidRPr="00853FC4" w:rsidRDefault="005A6153" w:rsidP="009E491F">
      <w:pPr>
        <w:pStyle w:val="ListParagraph"/>
        <w:numPr>
          <w:ilvl w:val="0"/>
          <w:numId w:val="2"/>
        </w:numPr>
        <w:spacing w:after="100" w:afterAutospacing="1" w:line="276" w:lineRule="auto"/>
        <w:jc w:val="both"/>
        <w:rPr>
          <w:sz w:val="26"/>
          <w:szCs w:val="26"/>
        </w:rPr>
      </w:pPr>
      <w:del w:id="9217" w:author="DS Corporation" w:date="2026-10-09T09:00:00Z">
        <w:r>
          <w:rPr>
            <w:sz w:val="26"/>
            <w:szCs w:val="26"/>
          </w:rPr>
          <w:lastRenderedPageBreak/>
          <w:delText xml:space="preserve">Trường hợp Bên B thực hiện công bố sản phẩm nhưng hàng hóa không sản xuất tại Bên A, thì Bên B phải chịu hoàn toàn trách nhiệm trước Bên A, cơ quan pháp luật, cơ quan quản lý nhà nước liên quan.</w:delText>
        </w:r>
      </w:del>
      <w:ins w:id="9218" w:author="DS Corporation" w:date="2026-10-09T09:00:00Z">
        <w:r>
          <w:rPr>
            <w:sz w:val="26"/>
            <w:szCs w:val="26"/>
          </w:rPr>
          <w:t xml:space="preserve">Trường hợp Bên A lưu hành sản phẩm mang số tiếp nhận Phiếu công bố ghi Bên B là nhà sản xuất nhưng hàng hóa không do Bên B sản xuất, Bên A chịu trách nhiệm trước pháp luật đối với phần hàng hóa đó.</w:t>
        </w:r>
      </w:ins>
    </w:p>
    <w:p w14:paraId="40FA9222" w14:textId="3DCC5326" w:rsidR="009E491F" w:rsidRPr="00853FC4" w:rsidRDefault="005A6153" w:rsidP="009E491F">
      <w:pPr>
        <w:pStyle w:val="ListParagraph"/>
        <w:numPr>
          <w:ilvl w:val="0"/>
          <w:numId w:val="2"/>
        </w:numPr>
        <w:spacing w:after="100" w:afterAutospacing="1" w:line="276" w:lineRule="auto"/>
        <w:jc w:val="both"/>
        <w:rPr>
          <w:sz w:val="26"/>
          <w:szCs w:val="26"/>
        </w:rPr>
      </w:pPr>
      <w:r>
        <w:rPr>
          <w:sz w:val="26"/>
          <w:szCs w:val="26"/>
        </w:rPr>
        <w:t xml:space="preserve">Thanh toán toàn bộ giá trị còn lại hợp đồng đối với </w:t>
      </w:r>
      <w:del w:id="9209" w:author="DS Corporation" w:date="2026-10-09T09:00:00Z">
        <w:r>
          <w:rPr>
            <w:sz w:val="26"/>
            <w:szCs w:val="26"/>
          </w:rPr>
          <w:delText xml:space="preserve">thành phẩm còn lưu</w:delText>
        </w:r>
      </w:del>
      <w:ins w:id="9210" w:author="DS Corporation" w:date="2026-10-09T09:00:00Z">
        <w:r>
          <w:rPr>
            <w:sz w:val="26"/>
            <w:szCs w:val="26"/>
          </w:rPr>
          <w:t xml:space="preserve">thành phẩm đã được nghiệm thu đạt còn lưu</w:t>
        </w:r>
      </w:ins>
      <w:r>
        <w:rPr>
          <w:sz w:val="26"/>
          <w:szCs w:val="26"/>
        </w:rPr>
        <w:t xml:space="preserve"> tại kho </w:t>
      </w:r>
      <w:del w:id="9411" w:author="DS Corporation" w:date="2026-10-09T09:00:00Z">
        <w:r>
          <w:rPr>
            <w:sz w:val="26"/>
            <w:szCs w:val="26"/>
          </w:rPr>
          <w:delText xml:space="preserve">Bên A</w:delText>
        </w:r>
      </w:del>
      <w:ins w:id="9412" w:author="DS Corporation" w:date="2026-10-09T09:00:00Z">
        <w:r>
          <w:rPr>
            <w:sz w:val="26"/>
            <w:szCs w:val="26"/>
          </w:rPr>
          <w:t xml:space="preserve">Bên B</w:t>
        </w:r>
      </w:ins>
      <w:r>
        <w:rPr>
          <w:sz w:val="26"/>
          <w:szCs w:val="26"/>
        </w:rPr>
        <w:t xml:space="preserve">.</w:t>
      </w:r>
    </w:p>
    <w:p w14:paraId="67C4FDFD" w14:textId="4B6FEE59" w:rsidR="009E491F" w:rsidRPr="00853FC4" w:rsidRDefault="00E31752" w:rsidP="009E491F">
      <w:pPr>
        <w:pStyle w:val="ListParagraph"/>
        <w:numPr>
          <w:ilvl w:val="0"/>
          <w:numId w:val="2"/>
        </w:numPr>
        <w:spacing w:after="100" w:afterAutospacing="1" w:line="276" w:lineRule="auto"/>
        <w:jc w:val="both"/>
        <w:rPr>
          <w:sz w:val="26"/>
          <w:szCs w:val="26"/>
        </w:rPr>
      </w:pPr>
      <w:r>
        <w:rPr>
          <w:sz w:val="26"/>
          <w:szCs w:val="26"/>
        </w:rPr>
        <w:t xml:space="preserve">Trong trường hợp </w:t>
      </w:r>
      <w:del w:id="9413" w:author="DS Corporation" w:date="2026-10-09T09:00:00Z">
        <w:r>
          <w:rPr>
            <w:sz w:val="26"/>
            <w:szCs w:val="26"/>
          </w:rPr>
          <w:delText xml:space="preserve">Bên B</w:delText>
        </w:r>
      </w:del>
      <w:ins w:id="9414" w:author="DS Corporation" w:date="2026-10-09T09:00:00Z">
        <w:r>
          <w:rPr>
            <w:sz w:val="26"/>
            <w:szCs w:val="26"/>
          </w:rPr>
          <w:t xml:space="preserve">Bên A</w:t>
        </w:r>
      </w:ins>
      <w:r>
        <w:rPr>
          <w:sz w:val="26"/>
          <w:szCs w:val="26"/>
        </w:rPr>
        <w:t xml:space="preserve"> chậm trễ vận chuyển thành phẩm và nguyên vật liệu dư thừa ra khỏi kho của </w:t>
      </w:r>
      <w:del w:id="9415" w:author="DS Corporation" w:date="2026-10-09T09:00:00Z">
        <w:r>
          <w:rPr>
            <w:sz w:val="26"/>
            <w:szCs w:val="26"/>
          </w:rPr>
          <w:delText xml:space="preserve">Bên A</w:delText>
        </w:r>
      </w:del>
      <w:ins w:id="9416" w:author="DS Corporation" w:date="2026-10-09T09:00:00Z">
        <w:r>
          <w:rPr>
            <w:sz w:val="26"/>
            <w:szCs w:val="26"/>
          </w:rPr>
          <w:t xml:space="preserve">Bên B</w:t>
        </w:r>
      </w:ins>
      <w:r>
        <w:rPr>
          <w:sz w:val="26"/>
          <w:szCs w:val="26"/>
        </w:rPr>
        <w:t xml:space="preserve">, thì </w:t>
      </w:r>
      <w:del w:id="9417" w:author="DS Corporation" w:date="2026-10-09T09:00:00Z">
        <w:r>
          <w:rPr>
            <w:sz w:val="26"/>
            <w:szCs w:val="26"/>
          </w:rPr>
          <w:delText xml:space="preserve">Bên A</w:delText>
        </w:r>
      </w:del>
      <w:ins w:id="9418" w:author="DS Corporation" w:date="2026-10-09T09:00:00Z">
        <w:r>
          <w:rPr>
            <w:sz w:val="26"/>
            <w:szCs w:val="26"/>
          </w:rPr>
          <w:t xml:space="preserve">Bên B</w:t>
        </w:r>
      </w:ins>
      <w:r>
        <w:rPr>
          <w:sz w:val="26"/>
          <w:szCs w:val="26"/>
        </w:rPr>
        <w:t xml:space="preserve"> sẽ lưu giữ thành phẩm và nguyên vật liệu dư thừa tại kho trong thời gian </w:t>
      </w:r>
      <w:del w:id="9211" w:author="DS Corporation" w:date="2026-10-09T09:00:00Z">
        <w:r>
          <w:rPr>
            <w:sz w:val="26"/>
            <w:szCs w:val="26"/>
          </w:rPr>
          <w:delText xml:space="preserve">15 ngày kể từ ngày hoàn tất thành phẩm</w:delText>
        </w:r>
      </w:del>
      <w:ins w:id="9212" w:author="DS Corporation" w:date="2026-10-09T09:00:00Z">
        <w:r>
          <w:rPr>
            <w:sz w:val="26"/>
            <w:szCs w:val="26"/>
          </w:rPr>
          <w:t xml:space="preserve">30 ngày kể từ ngày Bên B thông báo hoàn thành</w:t>
        </w:r>
      </w:ins>
      <w:r>
        <w:rPr>
          <w:sz w:val="26"/>
          <w:szCs w:val="26"/>
        </w:rPr>
        <w:t xml:space="preserve"> (ngoại trừ có thỏa thuận khác).</w:t>
      </w:r>
    </w:p>
    <w:p w14:paraId="0B50B25F" w14:textId="3932E9E1" w:rsidR="005A6153" w:rsidRPr="00853FC4" w:rsidRDefault="005A6153" w:rsidP="00DC4239">
      <w:pPr>
        <w:pStyle w:val="ListParagraph"/>
        <w:numPr>
          <w:ilvl w:val="0"/>
          <w:numId w:val="2"/>
        </w:numPr>
        <w:spacing w:line="276" w:lineRule="auto"/>
        <w:jc w:val="both"/>
        <w:rPr>
          <w:sz w:val="26"/>
          <w:szCs w:val="26"/>
        </w:rPr>
      </w:pPr>
      <w:del w:id="9219" w:author="DS Corporation" w:date="2026-10-09T09:00:00Z">
        <w:r>
          <w:rPr>
            <w:sz w:val="26"/>
            <w:szCs w:val="26"/>
          </w:rPr>
          <w:delText xml:space="preserve">Trong trường hợp Bên B đơn phương hủy bỏ hợp đồng khi Bên A đã lên kế hoạch về nguyên liệu chuẩn bị sản xuất hoặc đã sản xuất, Bên B vẫn phải trả toàn bộ chi phí đơn hàng cho Bên A và cộng thêm 20%/ tổng giá trị hợp đồng tiền phạt do vi phạm hợp đồng.</w:delText>
        </w:r>
      </w:del>
      <w:ins w:id="9220" w:author="DS Corporation" w:date="2026-10-09T09:00:00Z">
        <w:r>
          <w:rPr>
            <w:sz w:val="26"/>
            <w:szCs w:val="26"/>
          </w:rPr>
          <w:t xml:space="preserve">Trường hợp Bên A đơn phương hủy bỏ hợp đồng không do lỗi của Bên B và không thuộc trường hợp bất khả kháng, Bên A thanh toán cho Bên B các chi phí thực tế hợp lý đã phát sinh có chứng từ (nguyên liệu đã mua riêng cho đơn hàng, bán thành phẩm đã sản xuất) và chịu phạt vi phạm tối đa 8% giá trị phần nghĩa vụ hợp đồng bị vi phạm. Trường hợp Bên B đơn phương hủy bỏ hợp đồng không do lỗi của Bên A và không thuộc trường hợp bất khả kháng, Bên B hoàn trả toàn bộ số tiền Bên A đã thanh toán trong vòng 05 ngày làm việc, chịu phạt vi phạm tối đa 8% giá trị phần nghĩa vụ bị vi phạm và bồi thường thiệt hại thực tế cho Bên A.</w:t>
        </w:r>
      </w:ins>
    </w:p>
    <w:p>
      <w:pPr>
        <w:pStyle w:val="ListParagraph"/>
        <w:numPr>
          <w:ilvl w:val="0"/>
          <w:numId w:val="2"/>
        </w:numPr>
        <w:spacing w:line="276" w:lineRule="auto"/>
        <w:jc w:val="both"/>
        <w:rPr>
          <w:ins w:id="9221" w:author="DS Corporation" w:date="2026-10-09T09:00:00Z"/>
          <w:sz w:val="26"/>
          <w:szCs w:val="26"/>
        </w:rPr>
      </w:pPr>
      <w:ins w:id="9222" w:author="DS Corporation" w:date="2026-10-09T09:00:00Z">
        <w:r>
          <w:rPr/>
          <w:t xml:space="preserve">Được quyền kiểm tra nhà máy, quy trình sản xuất liên quan đến sản phẩm với thông báo trước 05 ngày làm việc; được từ chối nhận sản phẩm không đạt Tiêu chuẩn cơ sở hoặc không đồng nhất với mẫu chốt.</w:t>
        </w:r>
      </w:ins>
    </w:p>
    <w:p w14:paraId="31D7A9B9" w14:textId="77777777" w:rsidR="0011369C" w:rsidRPr="00853FC4" w:rsidRDefault="007A2F95" w:rsidP="00DC4239">
      <w:pPr>
        <w:spacing w:beforeLines="50" w:before="120"/>
        <w:jc w:val="both"/>
        <w:rPr>
          <w:b/>
          <w:sz w:val="26"/>
          <w:szCs w:val="26"/>
        </w:rPr>
      </w:pPr>
      <w:r>
        <w:rPr>
          <w:b/>
          <w:sz w:val="26"/>
          <w:szCs w:val="26"/>
          <w:u w:val="single"/>
        </w:rPr>
        <w:t>ĐIỀU 08:</w:t>
      </w:r>
      <w:r>
        <w:rPr>
          <w:b/>
          <w:sz w:val="26"/>
          <w:szCs w:val="26"/>
        </w:rPr>
        <w:t xml:space="preserve"> ĐIỀU KHOẢN CHUNG</w:t>
      </w:r>
    </w:p>
    <w:p w14:paraId="3996F56D" w14:textId="3891F475" w:rsidR="002A46FE" w:rsidRPr="00853FC4" w:rsidRDefault="007A2F95" w:rsidP="002A46FE">
      <w:pPr>
        <w:pStyle w:val="ListParagraph"/>
        <w:numPr>
          <w:ilvl w:val="0"/>
          <w:numId w:val="2"/>
        </w:numPr>
        <w:spacing w:after="100" w:afterAutospacing="1" w:line="276" w:lineRule="auto"/>
        <w:jc w:val="both"/>
        <w:rPr>
          <w:sz w:val="26"/>
          <w:szCs w:val="26"/>
        </w:rPr>
      </w:pPr>
      <w:r>
        <w:rPr>
          <w:sz w:val="26"/>
          <w:szCs w:val="26"/>
        </w:rPr>
        <w:t xml:space="preserve">Việc thảo luận giải quyết các vấn đề phát sinh, các sự cố liên quan lúc thực hiện hợp đồng phải được xác nhận bằng </w:t>
      </w:r>
      <w:del w:id="9223" w:author="DS Corporation" w:date="2026-10-09T09:00:00Z">
        <w:r>
          <w:rPr>
            <w:sz w:val="26"/>
            <w:szCs w:val="26"/>
          </w:rPr>
          <w:delText xml:space="preserve">gmail</w:delText>
        </w:r>
      </w:del>
      <w:ins w:id="9224" w:author="DS Corporation" w:date="2026-10-09T09:00:00Z">
        <w:r>
          <w:rPr>
            <w:sz w:val="26"/>
            <w:szCs w:val="26"/>
          </w:rPr>
          <w:t xml:space="preserve">email (Bên A: info@dosiecare.com; Bên B: [●])</w:t>
        </w:r>
      </w:ins>
      <w:r>
        <w:rPr>
          <w:sz w:val="26"/>
          <w:szCs w:val="26"/>
        </w:rPr>
        <w:t xml:space="preserve"> hoặc văn bản giữa hai Bên</w:t>
      </w:r>
      <w:r>
        <w:rPr>
          <w:b/>
          <w:sz w:val="26"/>
          <w:szCs w:val="26"/>
        </w:rPr>
        <w:t>.</w:t>
      </w:r>
    </w:p>
    <w:p w14:paraId="6F521A8E" w14:textId="2F65173C" w:rsidR="002A46FE" w:rsidRPr="00853FC4" w:rsidRDefault="00B161AB" w:rsidP="002A46FE">
      <w:pPr>
        <w:pStyle w:val="ListParagraph"/>
        <w:numPr>
          <w:ilvl w:val="0"/>
          <w:numId w:val="2"/>
        </w:numPr>
        <w:spacing w:after="100" w:afterAutospacing="1" w:line="276" w:lineRule="auto"/>
        <w:jc w:val="both"/>
        <w:rPr>
          <w:sz w:val="26"/>
          <w:szCs w:val="26"/>
        </w:rPr>
      </w:pPr>
      <w:r>
        <w:rPr>
          <w:sz w:val="26"/>
          <w:szCs w:val="26"/>
        </w:rPr>
        <w:t xml:space="preserve">Hai Bên cam kết thực hiện đúng và đầy đủ các điều khoản trong Hợp đồng này và các thỏa thuận khác bằng văn bản giữa các Bên, mọi trường hợp sửa đổi bổ sung phải được các Bên thỏa thuận và ký kết bằng phụ lục. Các phụ lục là một phần không thể tách rời của Hợp đồng.</w:t>
      </w:r>
    </w:p>
    <w:p w14:paraId="3BD1B020" w14:textId="00AE6846" w:rsidR="002A46FE" w:rsidRPr="00853FC4" w:rsidRDefault="00EB7D48" w:rsidP="002A46FE">
      <w:pPr>
        <w:pStyle w:val="ListParagraph"/>
        <w:numPr>
          <w:ilvl w:val="0"/>
          <w:numId w:val="2"/>
        </w:numPr>
        <w:spacing w:after="100" w:afterAutospacing="1" w:line="276" w:lineRule="auto"/>
        <w:jc w:val="both"/>
        <w:rPr>
          <w:sz w:val="26"/>
          <w:szCs w:val="26"/>
        </w:rPr>
      </w:pPr>
      <w:r>
        <w:rPr>
          <w:sz w:val="26"/>
          <w:szCs w:val="26"/>
        </w:rPr>
        <w:t xml:space="preserve">Hai Bên cam kết thực hiện nghiêm chỉnh các điều khoản đã nêu trong hợp đồng, nếu có khó khăn thì phải báo cho Bên kia biết để cùng nhau bàn bạc, giải quyết.</w:t>
      </w:r>
    </w:p>
    <w:p w14:paraId="765E7CE2" w14:textId="44828FD6" w:rsidR="002A46FE" w:rsidRPr="00853FC4" w:rsidRDefault="00EB7D48" w:rsidP="002A46FE">
      <w:pPr>
        <w:pStyle w:val="ListParagraph"/>
        <w:numPr>
          <w:ilvl w:val="0"/>
          <w:numId w:val="2"/>
        </w:numPr>
        <w:spacing w:after="100" w:afterAutospacing="1" w:line="276" w:lineRule="auto"/>
        <w:jc w:val="both"/>
        <w:rPr>
          <w:sz w:val="26"/>
          <w:szCs w:val="26"/>
        </w:rPr>
      </w:pPr>
      <w:del w:id="9225" w:author="DS Corporation" w:date="2026-10-09T09:00:00Z">
        <w:r>
          <w:rPr>
            <w:sz w:val="26"/>
            <w:szCs w:val="26"/>
          </w:rPr>
          <w:delText xml:space="preserve">Hợp đồng thực hiện giữa 2 Bên phải tuyệt đối bảo mật. Không dùng nội dung hoặc một phần nội dung của hợp đồng để thực hiện bất cứ giao dịch nào hoặc với cơ quan, cá nhân nào khác. Trừ khi có lệnh của tòa án liên quan đến sản phẩm hay giao dịch này.</w:delText>
        </w:r>
      </w:del>
      <w:ins w:id="9226" w:author="DS Corporation" w:date="2026-10-09T09:00:00Z">
        <w:r>
          <w:rPr>
            <w:sz w:val="26"/>
            <w:szCs w:val="26"/>
          </w:rPr>
          <w:t xml:space="preserve">Hai Bên có nghĩa vụ bảo mật nội dung Hợp đồng và mọi thông tin kỹ thuật, thương mại nhận được từ Bên kia, trừ trường hợp cung cấp cho cơ quan nhà nước có thẩm quyền theo quy định pháp luật hoặc phục vụ thủ tục công bố sản phẩm. Nhãn hiệu, tên sản phẩm, thiết kế bao bì và thông tin khách hàng của Bên A thuộc quyền sở hữu của Bên A. Công thức LOT 26I261 và Hồ sơ công thức thuộc quyền sở hữu của Bên A theo Điều 1; Bên B không được sản xuất, chuyển giao hoặc cung cấp cho bên thứ ba sản phẩm sử dụng công thức này hoặc công thức gần như đồng nhất, kể cả sau khi Hợp đồng chấm dứt. Nghĩa vụ bảo mật có hiệu lực trong thời hạn hợp đồng và 03 năm sau khi hợp đồng chấm dứt.</w:t>
        </w:r>
      </w:ins>
    </w:p>
    <w:p>
      <w:pPr>
        <w:pStyle w:val="ListParagraph"/>
        <w:numPr>
          <w:ilvl w:val="0"/>
          <w:numId w:val="2"/>
        </w:numPr>
        <w:spacing w:after="100" w:afterAutospacing="1" w:line="276" w:lineRule="auto"/>
        <w:jc w:val="both"/>
        <w:rPr>
          <w:ins w:id="9227" w:author="DS Corporation" w:date="2026-10-09T09:00:00Z"/>
          <w:sz w:val="26"/>
          <w:szCs w:val="26"/>
        </w:rPr>
      </w:pPr>
      <w:ins w:id="9228" w:author="DS Corporation" w:date="2026-10-09T09:00:00Z">
        <w:r>
          <w:rPr/>
          <w:t xml:space="preserve">Phạt vi phạm và bồi thường thiệt hại: Bên vi phạm nghĩa vụ hợp đồng chịu phạt vi phạm theo thỏa thuận tại Hợp đồng này, tổng mức phạt không vượt quá 8% giá trị phần nghĩa vụ hợp đồng bị vi phạm theo Điều 301 Luật Thương mại 2005, và bồi thường thiệt hại thực tế phát sinh theo Điều 302, 303 Luật Thương mại 2005. Vi phạm nghĩa vụ bảo mật, nghĩa vụ về công thức thuộc sở hữu của Bên A, nghĩa vụ không thu hồi số công bố hoặc nghĩa vụ không thanh lý hàng mang nhãn hiệu của Bên A: phạt 8% giá trị hợp đồng và bồi thường toàn bộ thiệt hại thực tế.</w:t>
        </w:r>
      </w:ins>
    </w:p>
    <w:p w14:paraId="21E9F253" w14:textId="07713346" w:rsidR="005A6153" w:rsidRPr="00853FC4" w:rsidRDefault="00EB7D48" w:rsidP="00DC4239">
      <w:pPr>
        <w:pStyle w:val="ListParagraph"/>
        <w:numPr>
          <w:ilvl w:val="0"/>
          <w:numId w:val="2"/>
        </w:numPr>
        <w:spacing w:line="276" w:lineRule="auto"/>
        <w:jc w:val="both"/>
        <w:rPr>
          <w:sz w:val="26"/>
          <w:szCs w:val="26"/>
        </w:rPr>
      </w:pPr>
      <w:del w:id="9229" w:author="DS Corporation" w:date="2026-10-09T09:00:00Z">
        <w:r>
          <w:rPr>
            <w:sz w:val="26"/>
            <w:szCs w:val="26"/>
          </w:rPr>
          <w:delText xml:space="preserve">Trường hợp hai Bên không thống nhất và không giải quyết được thì Tòa án kinh tế Tp. HCM sẽ giải quyết. Bên thua kiện sẽ chịu hoàn toàn án phí. Chi phí về kiểm tra, xác minh và lệ phí toà án do Bên nào có lỗi chịu trách nhiệm.</w:delText>
        </w:r>
      </w:del>
      <w:ins w:id="9230" w:author="DS Corporation" w:date="2026-10-09T09:00:00Z">
        <w:r>
          <w:rPr>
            <w:sz w:val="26"/>
            <w:szCs w:val="26"/>
          </w:rPr>
          <w:t xml:space="preserve">Mọi tranh chấp phát sinh được giải quyết trước hết bằng thương lượng trong vòng 30 ngày kể từ ngày một Bên gửi văn bản yêu cầu. Nếu thương lượng không thành, tranh chấp được giải quyết tại Tòa án nhân dân có thẩm quyền theo quy định của pháp luật Việt Nam. Án phí và chi phí giám định do Bên thua kiện chịu, trừ trường hợp Tòa án có quyết định khác.</w:t>
        </w:r>
      </w:ins>
    </w:p>
    <w:p w14:paraId="27021652" w14:textId="77777777" w:rsidR="006E2963" w:rsidRPr="00853FC4" w:rsidRDefault="00F7246E" w:rsidP="00DC4239">
      <w:pPr>
        <w:pBdr>
          <w:top w:val="nil"/>
          <w:left w:val="nil"/>
          <w:bottom w:val="nil"/>
          <w:right w:val="nil"/>
          <w:between w:val="nil"/>
          <w:bar w:val="nil"/>
        </w:pBdr>
        <w:ind w:left="540" w:hanging="630"/>
        <w:jc w:val="both"/>
        <w:rPr>
          <w:b/>
          <w:sz w:val="26"/>
          <w:szCs w:val="26"/>
        </w:rPr>
      </w:pPr>
      <w:r>
        <w:rPr>
          <w:b/>
          <w:sz w:val="26"/>
          <w:szCs w:val="26"/>
          <w:u w:val="single"/>
        </w:rPr>
        <w:t xml:space="preserve">ĐIỀU 9:</w:t>
      </w:r>
      <w:r>
        <w:rPr>
          <w:b/>
          <w:sz w:val="26"/>
          <w:szCs w:val="26"/>
        </w:rPr>
        <w:t xml:space="preserve"> SỰ KIỆN BẤT KHẢ KHÁNG</w:t>
      </w:r>
    </w:p>
    <w:p w14:paraId="161F1C29" w14:textId="4FE8E738" w:rsidR="00C50925" w:rsidRPr="00853FC4" w:rsidRDefault="00EB7D48" w:rsidP="004846E8">
      <w:pPr>
        <w:pStyle w:val="ListParagraph"/>
        <w:numPr>
          <w:ilvl w:val="0"/>
          <w:numId w:val="2"/>
        </w:numPr>
        <w:spacing w:after="100" w:afterAutospacing="1" w:line="276" w:lineRule="auto"/>
        <w:jc w:val="both"/>
        <w:rPr>
          <w:sz w:val="26"/>
          <w:szCs w:val="26"/>
        </w:rPr>
      </w:pPr>
      <w:r>
        <w:rPr>
          <w:sz w:val="26"/>
          <w:szCs w:val="26"/>
        </w:rPr>
        <w:t xml:space="preserve">Trong quá trình thực hiện Hợp đồng, khi xảy ra những biến cố làm ảnh hưởng đến việc thực hiện nghĩa vụ theo Hợp đồng và nằm ngoài khả năng kiểm soát của một Bên như trong các trường hợp: Hỏa hoạn, lũ lụt, các luật, quy định hoặc hành động của chính phủ, các cơ quan nhà nước có thẩm quyền,… Bên gặp bất khả kháng phải báo cho Bên kia bằng văn bản trong vòng 05 ngày làm việc kể từ khi xảy ra sự kiện bất khả kháng, nếu quá thời hạn trên mà không có thông báo thì sẽ không được công nhận là bất khả kháng. Trong trường hợp bất khả kháng, không Bên nào phải bồi thường thiệt hại hay bị phạt vi phạm Hợp đồng. </w:t>
      </w:r>
    </w:p>
    <w:p w14:paraId="4288189A" w14:textId="10DE3F12" w:rsidR="00EB7D48" w:rsidRPr="00853FC4" w:rsidRDefault="00EB7D48" w:rsidP="004846E8">
      <w:pPr>
        <w:pStyle w:val="ListParagraph"/>
        <w:numPr>
          <w:ilvl w:val="0"/>
          <w:numId w:val="2"/>
        </w:numPr>
        <w:spacing w:line="276" w:lineRule="auto"/>
        <w:jc w:val="both"/>
        <w:rPr>
          <w:sz w:val="26"/>
          <w:szCs w:val="26"/>
        </w:rPr>
      </w:pPr>
      <w:r>
        <w:rPr>
          <w:sz w:val="26"/>
          <w:szCs w:val="26"/>
        </w:rPr>
        <w:t xml:space="preserve">Nếu Sự kiện Bất khả kháng ngăn cản một Bên thực hiện nghĩa vụ của mình trong thời gian 30 (ba mươi) ngày liên tục, khi đó, việc thực hiện nghĩa vụ theo Hợp đồng này </w:t>
      </w:r>
      <w:del w:id="9231" w:author="DS Corporation" w:date="2026-10-09T09:00:00Z">
        <w:r>
          <w:rPr>
            <w:sz w:val="26"/>
            <w:szCs w:val="26"/>
          </w:rPr>
          <w:delText xml:space="preserve">sẽ do hai Bên thỏa thuận.</w:delText>
        </w:r>
      </w:del>
      <w:ins w:id="9232" w:author="DS Corporation" w:date="2026-10-09T09:00:00Z">
        <w:r>
          <w:rPr>
            <w:sz w:val="26"/>
            <w:szCs w:val="26"/>
          </w:rPr>
          <w:t xml:space="preserve">sẽ do hai Bên thỏa thuận; nếu không thỏa thuận được, mỗi Bên có quyền đơn phương chấm dứt Hợp đồng bằng văn bản mà không phải chịu phạt, hai Bên quyết toán phần công việc đã thực hiện và Bên B hoàn trả số tiền Bên A đã thanh toán cho phần chưa thực hiện.</w:t>
        </w:r>
      </w:ins>
    </w:p>
    <w:p w14:paraId="7A249F43" w14:textId="77777777" w:rsidR="007F4E0F" w:rsidRPr="00853FC4" w:rsidRDefault="00F7246E" w:rsidP="00E5428E">
      <w:pPr>
        <w:spacing w:line="276" w:lineRule="auto"/>
        <w:jc w:val="both"/>
        <w:rPr>
          <w:b/>
          <w:sz w:val="26"/>
          <w:szCs w:val="26"/>
        </w:rPr>
      </w:pPr>
      <w:r>
        <w:rPr>
          <w:b/>
          <w:sz w:val="26"/>
          <w:szCs w:val="26"/>
          <w:u w:val="single"/>
        </w:rPr>
        <w:lastRenderedPageBreak/>
        <w:t xml:space="preserve">ĐIỀU 10:</w:t>
      </w:r>
      <w:r>
        <w:rPr>
          <w:b/>
          <w:sz w:val="26"/>
          <w:szCs w:val="26"/>
        </w:rPr>
        <w:t xml:space="preserve"> CÁC THỎA THUẬN KHÁC</w:t>
      </w:r>
    </w:p>
    <w:p w14:paraId="69FECCF1" w14:textId="0CB7D109" w:rsidR="007F4E0F" w:rsidRPr="00853FC4" w:rsidRDefault="003E1359" w:rsidP="007F4E0F">
      <w:pPr>
        <w:pStyle w:val="ListParagraph"/>
        <w:numPr>
          <w:ilvl w:val="0"/>
          <w:numId w:val="2"/>
        </w:numPr>
        <w:spacing w:after="100" w:afterAutospacing="1" w:line="276" w:lineRule="auto"/>
        <w:jc w:val="both"/>
        <w:rPr>
          <w:sz w:val="26"/>
          <w:szCs w:val="26"/>
        </w:rPr>
      </w:pPr>
      <w:r>
        <w:rPr>
          <w:sz w:val="26"/>
          <w:szCs w:val="26"/>
          <w:lang w:val="pt-BR"/>
        </w:rPr>
        <w:t xml:space="preserve">Hai Bên cam kết thi hành đầy đủ những điều khoản trên và tạo mọi điều kiện thuận lợi để Hợp đồng được hoàn thành đúng tiến độ và đảm bảo chất lượng.</w:t>
      </w:r>
    </w:p>
    <w:p w14:paraId="6F092046" w14:textId="242D9743" w:rsidR="008D512E" w:rsidRPr="00853FC4" w:rsidRDefault="00A23B47" w:rsidP="008D512E">
      <w:pPr>
        <w:pStyle w:val="ListParagraph"/>
        <w:numPr>
          <w:ilvl w:val="0"/>
          <w:numId w:val="2"/>
        </w:numPr>
        <w:spacing w:after="100" w:afterAutospacing="1" w:line="276" w:lineRule="auto"/>
        <w:jc w:val="both"/>
        <w:rPr>
          <w:sz w:val="26"/>
          <w:szCs w:val="26"/>
        </w:rPr>
      </w:pPr>
      <w:r>
        <w:rPr>
          <w:sz w:val="26"/>
          <w:szCs w:val="26"/>
        </w:rPr>
        <w:t xml:space="preserve">Hợp đồng có hiệu lực kể từ ngày ký đến hai Bên đã hoàn tất các quyền và nghĩa vụ theo quy định của Hợp đồng mà không có bất kỳ tranh chấp, khiếu nại gì thì Hợp đồng tự động thanh lý.</w:t>
      </w:r>
    </w:p>
    <w:p w14:paraId="4C281EC1" w14:textId="0D58C05E" w:rsidR="00F7246E" w:rsidRPr="00853FC4" w:rsidRDefault="00362003" w:rsidP="008D512E">
      <w:pPr>
        <w:pStyle w:val="ListParagraph"/>
        <w:numPr>
          <w:ilvl w:val="0"/>
          <w:numId w:val="2"/>
        </w:numPr>
        <w:spacing w:after="100" w:afterAutospacing="1" w:line="276" w:lineRule="auto"/>
        <w:jc w:val="both"/>
        <w:rPr>
          <w:sz w:val="26"/>
          <w:szCs w:val="26"/>
        </w:rPr>
      </w:pPr>
      <w:del w:id="9233" w:author="DS Corporation" w:date="2026-10-09T09:00:00Z">
        <w:r>
          <w:rPr>
            <w:sz w:val="26"/>
            <w:szCs w:val="26"/>
          </w:rPr>
          <w:delText xml:space="preserve">Hợp đồng được lập thành 02 (hai) bản, có nội dung như nhau, mỗi Bên giữ 01 (một) bản có hiệu lực từ ngày ký.</w:delText>
        </w:r>
      </w:del>
      <w:ins w:id="9234" w:author="DS Corporation" w:date="2026-10-09T09:00:00Z">
        <w:r>
          <w:rPr>
            <w:sz w:val="26"/>
            <w:szCs w:val="26"/>
          </w:rPr>
          <w:t xml:space="preserve">Hợp đồng được lập thành 04 (bốn) bản, có nội dung và giá trị pháp lý như nhau, mỗi Bên giữ 02 (hai) bản.</w:t>
        </w:r>
      </w:ins>
    </w:p>
    <w:p>
      <w:pPr>
        <w:pStyle w:val="ListParagraph"/>
        <w:numPr>
          <w:ilvl w:val="0"/>
          <w:numId w:val="2"/>
        </w:numPr>
        <w:spacing w:after="100" w:afterAutospacing="1" w:line="276" w:lineRule="auto"/>
        <w:jc w:val="both"/>
        <w:rPr>
          <w:ins w:id="9235" w:author="DS Corporation" w:date="2026-10-09T09:00:00Z"/>
          <w:sz w:val="26"/>
          <w:szCs w:val="26"/>
        </w:rPr>
      </w:pPr>
      <w:ins w:id="9236" w:author="DS Corporation" w:date="2026-10-09T09:00:00Z">
        <w:r>
          <w:rPr/>
          <w:t xml:space="preserve">Các Phụ lục kèm theo là bộ phận không tách rời của Hợp đồng: Phụ lục 01 – Yêu cầu kỹ thuật công thức; Phụ lục 02 – Tiêu chuẩn cơ sở và tiêu chí nghiệm thu; Phụ lục 03 – Cấu thành đơn giá, bao bì và định mức hao hụt.</w:t>
        </w:r>
      </w:ins>
    </w:p>
    <w:p w14:paraId="3A30BFBC" w14:textId="77777777" w:rsidR="00BB3A35" w:rsidRPr="00853FC4" w:rsidRDefault="00BB3A35" w:rsidP="0075380C">
      <w:pPr>
        <w:spacing w:line="276" w:lineRule="auto"/>
        <w:ind w:firstLine="426"/>
        <w:jc w:val="both"/>
        <w:rPr>
          <w:sz w:val="26"/>
          <w:szCs w:val="26"/>
        </w:rPr>
      </w:pPr>
    </w:p>
    <w:p w14:paraId="7B385F2B" w14:textId="77777777" w:rsidR="0075380C" w:rsidRPr="00853FC4" w:rsidRDefault="0075380C" w:rsidP="0075380C">
      <w:pPr>
        <w:spacing w:line="276" w:lineRule="auto"/>
        <w:jc w:val="both"/>
        <w:rPr>
          <w:sz w:val="26"/>
          <w:szCs w:val="26"/>
        </w:rPr>
      </w:pPr>
    </w:p>
    <w:p w14:paraId="3CA7E696" w14:textId="77777777" w:rsidR="00886F17" w:rsidRPr="00853FC4" w:rsidRDefault="00886F17" w:rsidP="0075380C">
      <w:pPr>
        <w:spacing w:line="276" w:lineRule="auto"/>
        <w:ind w:firstLine="90"/>
        <w:jc w:val="both"/>
        <w:rPr>
          <w:sz w:val="26"/>
          <w:szCs w:val="26"/>
        </w:rPr>
      </w:pPr>
    </w:p>
    <w:tbl>
      <w:tblPr>
        <w:tblStyle w:val="a1"/>
        <w:tblW w:w="9265" w:type="dxa"/>
        <w:jc w:val="center"/>
        <w:tblLayout w:type="fixed"/>
        <w:tblLook w:val="0400" w:firstRow="0" w:lastRow="0" w:firstColumn="0" w:lastColumn="0" w:noHBand="0" w:noVBand="1"/>
      </w:tblPr>
      <w:tblGrid>
        <w:gridCol w:w="4583"/>
        <w:gridCol w:w="632"/>
        <w:gridCol w:w="4050"/>
      </w:tblGrid>
      <w:tr w:rsidR="0028410F" w:rsidRPr="00853FC4" w14:paraId="6645BF16" w14:textId="77777777" w:rsidTr="002667B6">
        <w:trPr>
          <w:trHeight w:val="323"/>
          <w:jc w:val="center"/>
        </w:trPr>
        <w:tc>
          <w:tcPr>
            <w:tcW w:w="4583" w:type="dxa"/>
            <w:shd w:val="clear" w:color="auto" w:fill="auto"/>
          </w:tcPr>
          <w:p w14:paraId="1045ECF9" w14:textId="319FA8B5" w:rsidR="0028410F" w:rsidRPr="00853FC4" w:rsidRDefault="00F34FBF" w:rsidP="0075380C">
            <w:pPr>
              <w:spacing w:line="276" w:lineRule="auto"/>
              <w:jc w:val="both"/>
              <w:rPr>
                <w:b/>
                <w:sz w:val="26"/>
                <w:szCs w:val="26"/>
              </w:rPr>
            </w:pPr>
            <w:r>
              <w:rPr>
                <w:b/>
                <w:sz w:val="26"/>
                <w:szCs w:val="26"/>
              </w:rPr>
              <w:t xml:space="preserve">        ĐẠI DIỆN BÊN A</w:t>
            </w:r>
          </w:p>
        </w:tc>
        <w:tc>
          <w:tcPr>
            <w:tcW w:w="4682" w:type="dxa"/>
            <w:gridSpan w:val="2"/>
            <w:shd w:val="clear" w:color="auto" w:fill="auto"/>
          </w:tcPr>
          <w:p w14:paraId="65A0D62F" w14:textId="13360A96" w:rsidR="0028410F" w:rsidRPr="00853FC4" w:rsidRDefault="006073B7" w:rsidP="00741432">
            <w:pPr>
              <w:spacing w:line="276" w:lineRule="auto"/>
              <w:ind w:left="165"/>
              <w:jc w:val="center"/>
              <w:rPr>
                <w:b/>
                <w:sz w:val="26"/>
                <w:szCs w:val="26"/>
              </w:rPr>
            </w:pPr>
            <w:r>
              <w:rPr>
                <w:b/>
                <w:sz w:val="26"/>
                <w:szCs w:val="26"/>
              </w:rPr>
              <w:t xml:space="preserve">      ĐẠI DIỆN BÊN B</w:t>
            </w:r>
          </w:p>
        </w:tc>
      </w:tr>
      <w:tr w:rsidR="0028410F" w:rsidRPr="00853FC4" w14:paraId="53C40669" w14:textId="77777777" w:rsidTr="002667B6">
        <w:trPr>
          <w:trHeight w:val="323"/>
          <w:jc w:val="center"/>
        </w:trPr>
        <w:tc>
          <w:tcPr>
            <w:tcW w:w="4583" w:type="dxa"/>
            <w:shd w:val="clear" w:color="auto" w:fill="auto"/>
          </w:tcPr>
          <w:p w14:paraId="1CC08C0E" w14:textId="77777777" w:rsidR="0028410F" w:rsidRPr="00853FC4" w:rsidRDefault="00F34FBF" w:rsidP="0075380C">
            <w:pPr>
              <w:spacing w:line="276" w:lineRule="auto"/>
              <w:jc w:val="both"/>
              <w:rPr>
                <w:b/>
                <w:sz w:val="26"/>
                <w:szCs w:val="26"/>
              </w:rPr>
            </w:pPr>
            <w:r>
              <w:rPr>
                <w:b/>
                <w:sz w:val="26"/>
                <w:szCs w:val="26"/>
              </w:rPr>
              <w:t xml:space="preserve">        (Tổng Giám Đốc)</w:t>
            </w:r>
          </w:p>
        </w:tc>
        <w:tc>
          <w:tcPr>
            <w:tcW w:w="4682" w:type="dxa"/>
            <w:gridSpan w:val="2"/>
            <w:shd w:val="clear" w:color="auto" w:fill="auto"/>
          </w:tcPr>
          <w:p w14:paraId="21C9BF7E" w14:textId="67932ED9" w:rsidR="0028410F" w:rsidRPr="00853FC4" w:rsidRDefault="009232D9" w:rsidP="00741432">
            <w:pPr>
              <w:spacing w:line="276" w:lineRule="auto"/>
              <w:ind w:left="345"/>
              <w:jc w:val="center"/>
              <w:rPr>
                <w:b/>
                <w:sz w:val="26"/>
                <w:szCs w:val="26"/>
              </w:rPr>
            </w:pPr>
            <w:r>
              <w:rPr>
                <w:b/>
                <w:sz w:val="26"/>
                <w:szCs w:val="26"/>
              </w:rPr>
              <w:t xml:space="preserve">    (Tổng Giám Đốc)</w:t>
            </w:r>
          </w:p>
        </w:tc>
      </w:tr>
      <w:tr w:rsidR="0028410F" w:rsidRPr="00853FC4" w14:paraId="1F0A4B2D" w14:textId="77777777" w:rsidTr="002667B6">
        <w:trPr>
          <w:trHeight w:val="323"/>
          <w:jc w:val="center"/>
        </w:trPr>
        <w:tc>
          <w:tcPr>
            <w:tcW w:w="4583" w:type="dxa"/>
            <w:shd w:val="clear" w:color="auto" w:fill="auto"/>
          </w:tcPr>
          <w:p w14:paraId="2236C87B" w14:textId="77777777" w:rsidR="0028410F" w:rsidRPr="00853FC4" w:rsidRDefault="0028410F" w:rsidP="0075380C">
            <w:pPr>
              <w:spacing w:line="276" w:lineRule="auto"/>
              <w:jc w:val="both"/>
              <w:rPr>
                <w:b/>
                <w:sz w:val="26"/>
                <w:szCs w:val="26"/>
              </w:rPr>
            </w:pPr>
          </w:p>
        </w:tc>
        <w:tc>
          <w:tcPr>
            <w:tcW w:w="4682" w:type="dxa"/>
            <w:gridSpan w:val="2"/>
            <w:shd w:val="clear" w:color="auto" w:fill="auto"/>
          </w:tcPr>
          <w:p w14:paraId="2AB5E476" w14:textId="77777777" w:rsidR="0028410F" w:rsidRPr="00853FC4" w:rsidRDefault="0028410F" w:rsidP="0075380C">
            <w:pPr>
              <w:spacing w:line="276" w:lineRule="auto"/>
              <w:jc w:val="both"/>
              <w:rPr>
                <w:b/>
                <w:sz w:val="26"/>
                <w:szCs w:val="26"/>
              </w:rPr>
            </w:pPr>
          </w:p>
        </w:tc>
      </w:tr>
      <w:tr w:rsidR="0028410F" w:rsidRPr="00853FC4" w14:paraId="6B3C23B0" w14:textId="77777777" w:rsidTr="002667B6">
        <w:trPr>
          <w:trHeight w:val="323"/>
          <w:jc w:val="center"/>
        </w:trPr>
        <w:tc>
          <w:tcPr>
            <w:tcW w:w="4583" w:type="dxa"/>
            <w:shd w:val="clear" w:color="auto" w:fill="auto"/>
          </w:tcPr>
          <w:p w14:paraId="68F2BBB0" w14:textId="77777777" w:rsidR="0028410F" w:rsidRPr="00853FC4" w:rsidRDefault="0028410F" w:rsidP="0075380C">
            <w:pPr>
              <w:spacing w:line="276" w:lineRule="auto"/>
              <w:jc w:val="both"/>
              <w:rPr>
                <w:b/>
                <w:sz w:val="26"/>
                <w:szCs w:val="26"/>
              </w:rPr>
            </w:pPr>
          </w:p>
        </w:tc>
        <w:tc>
          <w:tcPr>
            <w:tcW w:w="4682" w:type="dxa"/>
            <w:gridSpan w:val="2"/>
            <w:shd w:val="clear" w:color="auto" w:fill="auto"/>
          </w:tcPr>
          <w:p w14:paraId="43172D92" w14:textId="77777777" w:rsidR="0028410F" w:rsidRPr="00853FC4" w:rsidRDefault="0028410F" w:rsidP="0075380C">
            <w:pPr>
              <w:spacing w:line="276" w:lineRule="auto"/>
              <w:jc w:val="both"/>
              <w:rPr>
                <w:b/>
                <w:sz w:val="26"/>
                <w:szCs w:val="26"/>
              </w:rPr>
            </w:pPr>
          </w:p>
        </w:tc>
      </w:tr>
      <w:tr w:rsidR="0028410F" w:rsidRPr="00853FC4" w14:paraId="41DADD03" w14:textId="77777777" w:rsidTr="002667B6">
        <w:trPr>
          <w:trHeight w:val="323"/>
          <w:jc w:val="center"/>
        </w:trPr>
        <w:tc>
          <w:tcPr>
            <w:tcW w:w="4583" w:type="dxa"/>
            <w:shd w:val="clear" w:color="auto" w:fill="auto"/>
          </w:tcPr>
          <w:p w14:paraId="7D31F51E" w14:textId="77777777" w:rsidR="00B74E76" w:rsidRPr="00853FC4" w:rsidRDefault="00B74E76" w:rsidP="0075380C">
            <w:pPr>
              <w:spacing w:line="276" w:lineRule="auto"/>
              <w:jc w:val="both"/>
              <w:rPr>
                <w:b/>
                <w:sz w:val="26"/>
                <w:szCs w:val="26"/>
              </w:rPr>
            </w:pPr>
          </w:p>
          <w:p w14:paraId="00958C8B" w14:textId="77777777" w:rsidR="00F06269" w:rsidRPr="00853FC4" w:rsidRDefault="00F06269" w:rsidP="0075380C">
            <w:pPr>
              <w:spacing w:line="276" w:lineRule="auto"/>
              <w:jc w:val="both"/>
              <w:rPr>
                <w:b/>
                <w:sz w:val="26"/>
                <w:szCs w:val="26"/>
              </w:rPr>
            </w:pPr>
          </w:p>
        </w:tc>
        <w:tc>
          <w:tcPr>
            <w:tcW w:w="4682" w:type="dxa"/>
            <w:gridSpan w:val="2"/>
            <w:shd w:val="clear" w:color="auto" w:fill="auto"/>
          </w:tcPr>
          <w:p w14:paraId="043D61BA" w14:textId="77777777" w:rsidR="0028410F" w:rsidRPr="00853FC4" w:rsidRDefault="0028410F" w:rsidP="0075380C">
            <w:pPr>
              <w:spacing w:line="276" w:lineRule="auto"/>
              <w:jc w:val="both"/>
              <w:rPr>
                <w:b/>
                <w:sz w:val="26"/>
                <w:szCs w:val="26"/>
              </w:rPr>
            </w:pPr>
          </w:p>
        </w:tc>
      </w:tr>
      <w:tr w:rsidR="0028410F" w:rsidRPr="00853FC4" w14:paraId="6EC7DC78" w14:textId="77777777" w:rsidTr="002667B6">
        <w:trPr>
          <w:trHeight w:val="323"/>
          <w:jc w:val="center"/>
        </w:trPr>
        <w:tc>
          <w:tcPr>
            <w:tcW w:w="4583" w:type="dxa"/>
            <w:shd w:val="clear" w:color="auto" w:fill="auto"/>
          </w:tcPr>
          <w:p w14:paraId="045D8329" w14:textId="77777777" w:rsidR="0028410F" w:rsidRPr="00853FC4" w:rsidRDefault="0028410F" w:rsidP="0075380C">
            <w:pPr>
              <w:spacing w:line="276" w:lineRule="auto"/>
              <w:jc w:val="both"/>
              <w:rPr>
                <w:b/>
                <w:sz w:val="26"/>
                <w:szCs w:val="26"/>
              </w:rPr>
            </w:pPr>
          </w:p>
        </w:tc>
        <w:tc>
          <w:tcPr>
            <w:tcW w:w="4682" w:type="dxa"/>
            <w:gridSpan w:val="2"/>
            <w:shd w:val="clear" w:color="auto" w:fill="auto"/>
          </w:tcPr>
          <w:p w14:paraId="127D5F90" w14:textId="77777777" w:rsidR="0028410F" w:rsidRPr="00853FC4" w:rsidRDefault="0028410F" w:rsidP="0075380C">
            <w:pPr>
              <w:spacing w:line="276" w:lineRule="auto"/>
              <w:jc w:val="both"/>
              <w:rPr>
                <w:b/>
                <w:sz w:val="26"/>
                <w:szCs w:val="26"/>
              </w:rPr>
            </w:pPr>
          </w:p>
        </w:tc>
      </w:tr>
      <w:tr w:rsidR="0028410F" w:rsidRPr="00853FC4" w14:paraId="3D5FB124" w14:textId="77777777" w:rsidTr="002667B6">
        <w:trPr>
          <w:trHeight w:val="309"/>
          <w:jc w:val="center"/>
        </w:trPr>
        <w:tc>
          <w:tcPr>
            <w:tcW w:w="5215" w:type="dxa"/>
            <w:gridSpan w:val="2"/>
            <w:shd w:val="clear" w:color="auto" w:fill="auto"/>
          </w:tcPr>
          <w:p w14:paraId="0461DA8A" w14:textId="77777777" w:rsidR="0028410F" w:rsidRPr="00853FC4" w:rsidRDefault="009738D6" w:rsidP="0075380C">
            <w:pPr>
              <w:spacing w:line="276" w:lineRule="auto"/>
              <w:jc w:val="both"/>
              <w:rPr>
                <w:b/>
                <w:sz w:val="26"/>
                <w:szCs w:val="26"/>
              </w:rPr>
            </w:pPr>
            <w:del w:id="9419" w:author="DS Corporation" w:date="2026-10-09T09:00:00Z">
              <w:r>
                <w:rPr>
                  <w:b/>
                  <w:sz w:val="26"/>
                  <w:szCs w:val="26"/>
                </w:rPr>
                <w:delText>NGUYỄN THỊ TUYẾT VÂN</w:delText>
              </w:r>
            </w:del>
            <w:ins w:id="9420" w:author="DS Corporation" w:date="2026-10-09T09:00:00Z">
              <w:r>
                <w:rPr>
                  <w:b/>
                  <w:sz w:val="26"/>
                  <w:szCs w:val="26"/>
                </w:rPr>
                <w:t xml:space="preserve">TRƯƠNG NGỌC ÁNH</w:t>
              </w:r>
            </w:ins>
          </w:p>
        </w:tc>
        <w:tc>
          <w:tcPr>
            <w:tcW w:w="4050" w:type="dxa"/>
            <w:shd w:val="clear" w:color="auto" w:fill="auto"/>
          </w:tcPr>
          <w:p w14:paraId="390985D3" w14:textId="68009757" w:rsidR="0028410F" w:rsidRPr="00853FC4" w:rsidRDefault="00741432" w:rsidP="0075380C">
            <w:pPr>
              <w:spacing w:line="276" w:lineRule="auto"/>
              <w:jc w:val="center"/>
              <w:rPr>
                <w:b/>
                <w:sz w:val="26"/>
                <w:szCs w:val="26"/>
              </w:rPr>
            </w:pPr>
            <w:del w:id="9421" w:author="DS Corporation" w:date="2026-10-09T09:00:00Z">
              <w:r>
                <w:rPr>
                  <w:b/>
                  <w:sz w:val="26"/>
                  <w:szCs w:val="26"/>
                </w:rPr>
                <w:delText>TRƯƠNG NGỌC ÁNH</w:delText>
              </w:r>
            </w:del>
            <w:ins w:id="9422" w:author="DS Corporation" w:date="2026-10-09T09:00:00Z">
              <w:r>
                <w:rPr>
                  <w:b/>
                  <w:sz w:val="26"/>
                  <w:szCs w:val="26"/>
                </w:rPr>
                <w:t xml:space="preserve">NGUYỄN THỊ TUYẾT VÂN</w:t>
              </w:r>
            </w:ins>
          </w:p>
        </w:tc>
      </w:tr>
    </w:tbl>
    <w:p w14:paraId="1B1B827B" w14:textId="77777777" w:rsidR="0028410F" w:rsidRPr="00853FC4" w:rsidRDefault="0028410F" w:rsidP="00D02545">
      <w:pPr>
        <w:tabs>
          <w:tab w:val="center" w:pos="3060"/>
          <w:tab w:val="center" w:pos="7110"/>
        </w:tabs>
        <w:jc w:val="both"/>
        <w:rPr>
          <w:b/>
          <w:sz w:val="26"/>
          <w:szCs w:val="26"/>
        </w:rPr>
      </w:pPr>
    </w:p>
    <w:p>
      <w:pPr>
        <w:pageBreakBefore/>
        <w:spacing w:after="80"/>
        <w:jc w:val="center"/>
        <w:rPr>
          <w:ins w:id="9423" w:author="DS Corporation" w:date="2026-10-09T09:00:00Z"/>
        </w:rPr>
      </w:pPr>
      <w:ins w:id="9424" w:author="DS Corporation" w:date="2026-10-09T09:00:00Z">
        <w:r>
          <w:rPr>
            <w:rFonts w:ascii="Times New Roman" w:hAnsi="Times New Roman" w:cs="Times New Roman" w:eastAsia="Times New Roman"/>
            <w:b/>
            <w:sz w:val="26"/>
            <w:szCs w:val="26"/>
          </w:rPr>
          <w:t xml:space="preserve">PHỤ LỤC 01 – YÊU CẦU KỸ THUẬT CÔNG THỨC</w:t>
        </w:r>
      </w:ins>
    </w:p>
    <w:p>
      <w:pPr>
        <w:spacing w:after="80"/>
        <w:jc w:val="center"/>
        <w:rPr>
          <w:ins w:id="9425" w:author="DS Corporation" w:date="2026-10-09T09:00:00Z"/>
        </w:rPr>
      </w:pPr>
      <w:ins w:id="9426" w:author="DS Corporation" w:date="2026-10-09T09:00:00Z">
        <w:r>
          <w:rPr>
            <w:rFonts w:ascii="Times New Roman" w:hAnsi="Times New Roman" w:cs="Times New Roman" w:eastAsia="Times New Roman"/>
            <w:i/>
            <w:sz w:val="20"/>
            <w:szCs w:val="20"/>
          </w:rPr>
          <w:t xml:space="preserve">(Kèm theo Hợp đồng số 05/10/2026-HĐGC/SHI-DS CORPORATION/TC-1)</w:t>
        </w:r>
      </w:ins>
    </w:p>
    <w:p>
      <w:pPr>
        <w:spacing w:after="80"/>
        <w:rPr>
          <w:ins w:id="9427" w:author="DS Corporation" w:date="2026-10-09T09:00:00Z"/>
        </w:rPr>
      </w:pPr>
      <w:ins w:id="9428" w:author="DS Corporation" w:date="2026-10-09T09:00:00Z">
        <w:r>
          <w:rPr>
            <w:rFonts w:ascii="Times New Roman" w:hAnsi="Times New Roman" w:cs="Times New Roman" w:eastAsia="Times New Roman"/>
            <w:b/>
            <w:sz w:val="24"/>
            <w:szCs w:val="24"/>
          </w:rPr>
          <w:t xml:space="preserve">A. Danh mục thành phần (INCI chuẩn hóa)</w:t>
        </w:r>
      </w:ins>
      <w:ins w:id="9429" w:author="DS Corporation" w:date="2026-10-09T09:00:00Z">
        <w:r>
          <w:rPr>
            <w:rFonts w:ascii="Times New Roman" w:hAnsi="Times New Roman" w:cs="Times New Roman" w:eastAsia="Times New Roman"/>
            <w:sz w:val="24"/>
            <w:szCs w:val="24"/>
          </w:rPr>
          <w:t xml:space="preserve"> theo công thức V3 ngày 24/09/2026.</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80"/>
        <w:gridCol w:w="2721"/>
        <w:gridCol w:w="5953"/>
      </w:tblGrid>
      <w:tr>
        <w:trPr>
          <w:ins w:id="9430" w:author="DS Corporation" w:date="2026-10-09T09:00:00Z"/>
        </w:trPr>
        <w:tc>
          <w:tcPr>
            <w:tcW w:w="680" w:type="dxa"/>
            <w:shd w:val="clear" w:color="auto" w:fill="D9D9D9"/>
          </w:tcPr>
          <w:p>
            <w:pPr>
              <w:spacing w:after="80"/>
              <w:rPr>
                <w:ins w:id="9431" w:author="DS Corporation" w:date="2026-10-09T09:00:00Z"/>
              </w:rPr>
            </w:pPr>
            <w:ins w:id="9432" w:author="DS Corporation" w:date="2026-10-09T09:00:00Z">
              <w:r>
                <w:rPr>
                  <w:rFonts w:ascii="Times New Roman" w:hAnsi="Times New Roman" w:cs="Times New Roman" w:eastAsia="Times New Roman"/>
                  <w:b/>
                  <w:sz w:val="20"/>
                  <w:szCs w:val="20"/>
                </w:rPr>
                <w:t xml:space="preserve">STT</w:t>
              </w:r>
            </w:ins>
          </w:p>
        </w:tc>
        <w:tc>
          <w:tcPr>
            <w:tcW w:w="2721" w:type="dxa"/>
            <w:shd w:val="clear" w:color="auto" w:fill="D9D9D9"/>
          </w:tcPr>
          <w:p>
            <w:pPr>
              <w:spacing w:after="80"/>
              <w:rPr>
                <w:ins w:id="9433" w:author="DS Corporation" w:date="2026-10-09T09:00:00Z"/>
              </w:rPr>
            </w:pPr>
            <w:ins w:id="9434" w:author="DS Corporation" w:date="2026-10-09T09:00:00Z">
              <w:r>
                <w:rPr>
                  <w:rFonts w:ascii="Times New Roman" w:hAnsi="Times New Roman" w:cs="Times New Roman" w:eastAsia="Times New Roman"/>
                  <w:b/>
                  <w:sz w:val="20"/>
                  <w:szCs w:val="20"/>
                </w:rPr>
                <w:t xml:space="preserve">Nguyên liệu</w:t>
              </w:r>
            </w:ins>
          </w:p>
        </w:tc>
        <w:tc>
          <w:tcPr>
            <w:tcW w:w="5953" w:type="dxa"/>
            <w:shd w:val="clear" w:color="auto" w:fill="D9D9D9"/>
          </w:tcPr>
          <w:p>
            <w:pPr>
              <w:spacing w:after="80"/>
              <w:rPr>
                <w:ins w:id="9435" w:author="DS Corporation" w:date="2026-10-09T09:00:00Z"/>
              </w:rPr>
            </w:pPr>
            <w:ins w:id="9436" w:author="DS Corporation" w:date="2026-10-09T09:00:00Z">
              <w:r>
                <w:rPr>
                  <w:rFonts w:ascii="Times New Roman" w:hAnsi="Times New Roman" w:cs="Times New Roman" w:eastAsia="Times New Roman"/>
                  <w:b/>
                  <w:sz w:val="20"/>
                  <w:szCs w:val="20"/>
                </w:rPr>
                <w:t xml:space="preserve">INCI</w:t>
              </w:r>
            </w:ins>
          </w:p>
        </w:tc>
      </w:tr>
      <w:tr>
        <w:trPr>
          <w:ins w:id="9437" w:author="DS Corporation" w:date="2026-10-09T09:00:00Z"/>
        </w:trPr>
        <w:tc>
          <w:tcPr>
            <w:tcW w:w="680" w:type="dxa"/>
          </w:tcPr>
          <w:p>
            <w:pPr>
              <w:spacing w:after="80"/>
              <w:rPr>
                <w:ins w:id="9438" w:author="DS Corporation" w:date="2026-10-09T09:00:00Z"/>
              </w:rPr>
            </w:pPr>
            <w:ins w:id="9439" w:author="DS Corporation" w:date="2026-10-09T09:00:00Z">
              <w:r>
                <w:rPr>
                  <w:rFonts w:ascii="Times New Roman" w:hAnsi="Times New Roman" w:cs="Times New Roman" w:eastAsia="Times New Roman"/>
                  <w:sz w:val="20"/>
                  <w:szCs w:val="20"/>
                </w:rPr>
                <w:t xml:space="preserve">1</w:t>
              </w:r>
            </w:ins>
          </w:p>
        </w:tc>
        <w:tc>
          <w:tcPr>
            <w:tcW w:w="2721" w:type="dxa"/>
          </w:tcPr>
          <w:p>
            <w:pPr>
              <w:spacing w:after="80"/>
              <w:rPr>
                <w:ins w:id="9440" w:author="DS Corporation" w:date="2026-10-09T09:00:00Z"/>
              </w:rPr>
            </w:pPr>
            <w:ins w:id="9441" w:author="DS Corporation" w:date="2026-10-09T09:00:00Z">
              <w:r>
                <w:rPr>
                  <w:rFonts w:ascii="Times New Roman" w:hAnsi="Times New Roman" w:cs="Times New Roman" w:eastAsia="Times New Roman"/>
                  <w:sz w:val="20"/>
                  <w:szCs w:val="20"/>
                </w:rPr>
                <w:t xml:space="preserve">Dầu Capric</w:t>
              </w:r>
            </w:ins>
          </w:p>
        </w:tc>
        <w:tc>
          <w:tcPr>
            <w:tcW w:w="5953" w:type="dxa"/>
          </w:tcPr>
          <w:p>
            <w:pPr>
              <w:spacing w:after="80"/>
              <w:rPr>
                <w:ins w:id="9442" w:author="DS Corporation" w:date="2026-10-09T09:00:00Z"/>
              </w:rPr>
            </w:pPr>
            <w:ins w:id="9443" w:author="DS Corporation" w:date="2026-10-09T09:00:00Z">
              <w:r>
                <w:rPr>
                  <w:rFonts w:ascii="Times New Roman" w:hAnsi="Times New Roman" w:cs="Times New Roman" w:eastAsia="Times New Roman"/>
                  <w:sz w:val="20"/>
                  <w:szCs w:val="20"/>
                </w:rPr>
                <w:t xml:space="preserve">Caprylic/Capric Triglyceride</w:t>
              </w:r>
            </w:ins>
          </w:p>
        </w:tc>
      </w:tr>
      <w:tr>
        <w:trPr>
          <w:ins w:id="9444" w:author="DS Corporation" w:date="2026-10-09T09:00:00Z"/>
        </w:trPr>
        <w:tc>
          <w:tcPr>
            <w:tcW w:w="680" w:type="dxa"/>
          </w:tcPr>
          <w:p>
            <w:pPr>
              <w:spacing w:after="80"/>
              <w:rPr>
                <w:ins w:id="9445" w:author="DS Corporation" w:date="2026-10-09T09:00:00Z"/>
              </w:rPr>
            </w:pPr>
            <w:ins w:id="9446" w:author="DS Corporation" w:date="2026-10-09T09:00:00Z">
              <w:r>
                <w:rPr>
                  <w:rFonts w:ascii="Times New Roman" w:hAnsi="Times New Roman" w:cs="Times New Roman" w:eastAsia="Times New Roman"/>
                  <w:sz w:val="20"/>
                  <w:szCs w:val="20"/>
                </w:rPr>
                <w:t xml:space="preserve">2</w:t>
              </w:r>
            </w:ins>
          </w:p>
        </w:tc>
        <w:tc>
          <w:tcPr>
            <w:tcW w:w="2721" w:type="dxa"/>
          </w:tcPr>
          <w:p>
            <w:pPr>
              <w:spacing w:after="80"/>
              <w:rPr>
                <w:ins w:id="9447" w:author="DS Corporation" w:date="2026-10-09T09:00:00Z"/>
              </w:rPr>
            </w:pPr>
            <w:ins w:id="9448" w:author="DS Corporation" w:date="2026-10-09T09:00:00Z">
              <w:r>
                <w:rPr>
                  <w:rFonts w:ascii="Times New Roman" w:hAnsi="Times New Roman" w:cs="Times New Roman" w:eastAsia="Times New Roman"/>
                  <w:sz w:val="20"/>
                  <w:szCs w:val="20"/>
                </w:rPr>
                <w:t xml:space="preserve">Emosmart L19</w:t>
              </w:r>
            </w:ins>
          </w:p>
        </w:tc>
        <w:tc>
          <w:tcPr>
            <w:tcW w:w="5953" w:type="dxa"/>
          </w:tcPr>
          <w:p>
            <w:pPr>
              <w:spacing w:after="80"/>
              <w:rPr>
                <w:ins w:id="9449" w:author="DS Corporation" w:date="2026-10-09T09:00:00Z"/>
              </w:rPr>
            </w:pPr>
            <w:ins w:id="9450" w:author="DS Corporation" w:date="2026-10-09T09:00:00Z">
              <w:r>
                <w:rPr>
                  <w:rFonts w:ascii="Times New Roman" w:hAnsi="Times New Roman" w:cs="Times New Roman" w:eastAsia="Times New Roman"/>
                  <w:sz w:val="20"/>
                  <w:szCs w:val="20"/>
                </w:rPr>
                <w:t xml:space="preserve">C15-19 Alkane</w:t>
              </w:r>
            </w:ins>
          </w:p>
        </w:tc>
      </w:tr>
      <w:tr>
        <w:trPr>
          <w:ins w:id="9451" w:author="DS Corporation" w:date="2026-10-09T09:00:00Z"/>
        </w:trPr>
        <w:tc>
          <w:tcPr>
            <w:tcW w:w="680" w:type="dxa"/>
          </w:tcPr>
          <w:p>
            <w:pPr>
              <w:spacing w:after="80"/>
              <w:rPr>
                <w:ins w:id="9452" w:author="DS Corporation" w:date="2026-10-09T09:00:00Z"/>
              </w:rPr>
            </w:pPr>
            <w:ins w:id="9453" w:author="DS Corporation" w:date="2026-10-09T09:00:00Z">
              <w:r>
                <w:rPr>
                  <w:rFonts w:ascii="Times New Roman" w:hAnsi="Times New Roman" w:cs="Times New Roman" w:eastAsia="Times New Roman"/>
                  <w:sz w:val="20"/>
                  <w:szCs w:val="20"/>
                </w:rPr>
                <w:t xml:space="preserve">3</w:t>
              </w:r>
            </w:ins>
          </w:p>
        </w:tc>
        <w:tc>
          <w:tcPr>
            <w:tcW w:w="2721" w:type="dxa"/>
          </w:tcPr>
          <w:p>
            <w:pPr>
              <w:spacing w:after="80"/>
              <w:rPr>
                <w:ins w:id="9454" w:author="DS Corporation" w:date="2026-10-09T09:00:00Z"/>
              </w:rPr>
            </w:pPr>
            <w:ins w:id="9455" w:author="DS Corporation" w:date="2026-10-09T09:00:00Z">
              <w:r>
                <w:rPr>
                  <w:rFonts w:ascii="Times New Roman" w:hAnsi="Times New Roman" w:cs="Times New Roman" w:eastAsia="Times New Roman"/>
                  <w:sz w:val="20"/>
                  <w:szCs w:val="20"/>
                </w:rPr>
                <w:t xml:space="preserve">Dầu jojoba</w:t>
              </w:r>
            </w:ins>
          </w:p>
        </w:tc>
        <w:tc>
          <w:tcPr>
            <w:tcW w:w="5953" w:type="dxa"/>
          </w:tcPr>
          <w:p>
            <w:pPr>
              <w:spacing w:after="80"/>
              <w:rPr>
                <w:ins w:id="9456" w:author="DS Corporation" w:date="2026-10-09T09:00:00Z"/>
              </w:rPr>
            </w:pPr>
            <w:ins w:id="9457" w:author="DS Corporation" w:date="2026-10-09T09:00:00Z">
              <w:r>
                <w:rPr>
                  <w:rFonts w:ascii="Times New Roman" w:hAnsi="Times New Roman" w:cs="Times New Roman" w:eastAsia="Times New Roman"/>
                  <w:sz w:val="20"/>
                  <w:szCs w:val="20"/>
                </w:rPr>
                <w:t xml:space="preserve">Simmondsia Chinensis (Jojoba) Seed Oil</w:t>
              </w:r>
            </w:ins>
          </w:p>
        </w:tc>
      </w:tr>
      <w:tr>
        <w:trPr>
          <w:ins w:id="9458" w:author="DS Corporation" w:date="2026-10-09T09:00:00Z"/>
        </w:trPr>
        <w:tc>
          <w:tcPr>
            <w:tcW w:w="680" w:type="dxa"/>
          </w:tcPr>
          <w:p>
            <w:pPr>
              <w:spacing w:after="80"/>
              <w:rPr>
                <w:ins w:id="9459" w:author="DS Corporation" w:date="2026-10-09T09:00:00Z"/>
              </w:rPr>
            </w:pPr>
            <w:ins w:id="9460" w:author="DS Corporation" w:date="2026-10-09T09:00:00Z">
              <w:r>
                <w:rPr>
                  <w:rFonts w:ascii="Times New Roman" w:hAnsi="Times New Roman" w:cs="Times New Roman" w:eastAsia="Times New Roman"/>
                  <w:sz w:val="20"/>
                  <w:szCs w:val="20"/>
                </w:rPr>
                <w:t xml:space="preserve">4</w:t>
              </w:r>
            </w:ins>
          </w:p>
        </w:tc>
        <w:tc>
          <w:tcPr>
            <w:tcW w:w="2721" w:type="dxa"/>
          </w:tcPr>
          <w:p>
            <w:pPr>
              <w:spacing w:after="80"/>
              <w:rPr>
                <w:ins w:id="9461" w:author="DS Corporation" w:date="2026-10-09T09:00:00Z"/>
              </w:rPr>
            </w:pPr>
            <w:ins w:id="9462" w:author="DS Corporation" w:date="2026-10-09T09:00:00Z">
              <w:r>
                <w:rPr>
                  <w:rFonts w:ascii="Times New Roman" w:hAnsi="Times New Roman" w:cs="Times New Roman" w:eastAsia="Times New Roman"/>
                  <w:sz w:val="20"/>
                  <w:szCs w:val="20"/>
                </w:rPr>
                <w:t xml:space="preserve">Dầu hạt nho</w:t>
              </w:r>
            </w:ins>
          </w:p>
        </w:tc>
        <w:tc>
          <w:tcPr>
            <w:tcW w:w="5953" w:type="dxa"/>
          </w:tcPr>
          <w:p>
            <w:pPr>
              <w:spacing w:after="80"/>
              <w:rPr>
                <w:ins w:id="9463" w:author="DS Corporation" w:date="2026-10-09T09:00:00Z"/>
              </w:rPr>
            </w:pPr>
            <w:ins w:id="9464" w:author="DS Corporation" w:date="2026-10-09T09:00:00Z">
              <w:r>
                <w:rPr>
                  <w:rFonts w:ascii="Times New Roman" w:hAnsi="Times New Roman" w:cs="Times New Roman" w:eastAsia="Times New Roman"/>
                  <w:sz w:val="20"/>
                  <w:szCs w:val="20"/>
                </w:rPr>
                <w:t xml:space="preserve">Vitis Vinifera (Grape) Seed Oil</w:t>
              </w:r>
            </w:ins>
          </w:p>
        </w:tc>
      </w:tr>
      <w:tr>
        <w:trPr>
          <w:ins w:id="9465" w:author="DS Corporation" w:date="2026-10-09T09:00:00Z"/>
        </w:trPr>
        <w:tc>
          <w:tcPr>
            <w:tcW w:w="680" w:type="dxa"/>
          </w:tcPr>
          <w:p>
            <w:pPr>
              <w:spacing w:after="80"/>
              <w:rPr>
                <w:ins w:id="9466" w:author="DS Corporation" w:date="2026-10-09T09:00:00Z"/>
              </w:rPr>
            </w:pPr>
            <w:ins w:id="9467" w:author="DS Corporation" w:date="2026-10-09T09:00:00Z">
              <w:r>
                <w:rPr>
                  <w:rFonts w:ascii="Times New Roman" w:hAnsi="Times New Roman" w:cs="Times New Roman" w:eastAsia="Times New Roman"/>
                  <w:sz w:val="20"/>
                  <w:szCs w:val="20"/>
                </w:rPr>
                <w:t xml:space="preserve">5</w:t>
              </w:r>
            </w:ins>
          </w:p>
        </w:tc>
        <w:tc>
          <w:tcPr>
            <w:tcW w:w="2721" w:type="dxa"/>
          </w:tcPr>
          <w:p>
            <w:pPr>
              <w:spacing w:after="80"/>
              <w:rPr>
                <w:ins w:id="9468" w:author="DS Corporation" w:date="2026-10-09T09:00:00Z"/>
              </w:rPr>
            </w:pPr>
            <w:ins w:id="9469" w:author="DS Corporation" w:date="2026-10-09T09:00:00Z">
              <w:r>
                <w:rPr>
                  <w:rFonts w:ascii="Times New Roman" w:hAnsi="Times New Roman" w:cs="Times New Roman" w:eastAsia="Times New Roman"/>
                  <w:sz w:val="20"/>
                  <w:szCs w:val="20"/>
                </w:rPr>
                <w:t xml:space="preserve">Dầu cám gạo</w:t>
              </w:r>
            </w:ins>
          </w:p>
        </w:tc>
        <w:tc>
          <w:tcPr>
            <w:tcW w:w="5953" w:type="dxa"/>
          </w:tcPr>
          <w:p>
            <w:pPr>
              <w:spacing w:after="80"/>
              <w:rPr>
                <w:ins w:id="9470" w:author="DS Corporation" w:date="2026-10-09T09:00:00Z"/>
              </w:rPr>
            </w:pPr>
            <w:ins w:id="9471" w:author="DS Corporation" w:date="2026-10-09T09:00:00Z">
              <w:r>
                <w:rPr>
                  <w:rFonts w:ascii="Times New Roman" w:hAnsi="Times New Roman" w:cs="Times New Roman" w:eastAsia="Times New Roman"/>
                  <w:sz w:val="20"/>
                  <w:szCs w:val="20"/>
                </w:rPr>
                <w:t xml:space="preserve">Oryza Sativa (Rice) Bran Oil</w:t>
              </w:r>
            </w:ins>
          </w:p>
        </w:tc>
      </w:tr>
      <w:tr>
        <w:trPr>
          <w:ins w:id="9472" w:author="DS Corporation" w:date="2026-10-09T09:00:00Z"/>
        </w:trPr>
        <w:tc>
          <w:tcPr>
            <w:tcW w:w="680" w:type="dxa"/>
          </w:tcPr>
          <w:p>
            <w:pPr>
              <w:spacing w:after="80"/>
              <w:rPr>
                <w:ins w:id="9473" w:author="DS Corporation" w:date="2026-10-09T09:00:00Z"/>
              </w:rPr>
            </w:pPr>
            <w:ins w:id="9474" w:author="DS Corporation" w:date="2026-10-09T09:00:00Z">
              <w:r>
                <w:rPr>
                  <w:rFonts w:ascii="Times New Roman" w:hAnsi="Times New Roman" w:cs="Times New Roman" w:eastAsia="Times New Roman"/>
                  <w:sz w:val="20"/>
                  <w:szCs w:val="20"/>
                </w:rPr>
                <w:t xml:space="preserve">6</w:t>
              </w:r>
            </w:ins>
          </w:p>
        </w:tc>
        <w:tc>
          <w:tcPr>
            <w:tcW w:w="2721" w:type="dxa"/>
          </w:tcPr>
          <w:p>
            <w:pPr>
              <w:spacing w:after="80"/>
              <w:rPr>
                <w:ins w:id="9475" w:author="DS Corporation" w:date="2026-10-09T09:00:00Z"/>
              </w:rPr>
            </w:pPr>
            <w:ins w:id="9476" w:author="DS Corporation" w:date="2026-10-09T09:00:00Z">
              <w:r>
                <w:rPr>
                  <w:rFonts w:ascii="Times New Roman" w:hAnsi="Times New Roman" w:cs="Times New Roman" w:eastAsia="Times New Roman"/>
                  <w:sz w:val="20"/>
                  <w:szCs w:val="20"/>
                </w:rPr>
                <w:t xml:space="preserve">Dầu Argan</w:t>
              </w:r>
            </w:ins>
          </w:p>
        </w:tc>
        <w:tc>
          <w:tcPr>
            <w:tcW w:w="5953" w:type="dxa"/>
          </w:tcPr>
          <w:p>
            <w:pPr>
              <w:spacing w:after="80"/>
              <w:rPr>
                <w:ins w:id="9477" w:author="DS Corporation" w:date="2026-10-09T09:00:00Z"/>
              </w:rPr>
            </w:pPr>
            <w:ins w:id="9478" w:author="DS Corporation" w:date="2026-10-09T09:00:00Z">
              <w:r>
                <w:rPr>
                  <w:rFonts w:ascii="Times New Roman" w:hAnsi="Times New Roman" w:cs="Times New Roman" w:eastAsia="Times New Roman"/>
                  <w:sz w:val="20"/>
                  <w:szCs w:val="20"/>
                </w:rPr>
                <w:t xml:space="preserve">Argania Spinosa Kernel Oil</w:t>
              </w:r>
            </w:ins>
          </w:p>
        </w:tc>
      </w:tr>
      <w:tr>
        <w:trPr>
          <w:ins w:id="9479" w:author="DS Corporation" w:date="2026-10-09T09:00:00Z"/>
        </w:trPr>
        <w:tc>
          <w:tcPr>
            <w:tcW w:w="680" w:type="dxa"/>
          </w:tcPr>
          <w:p>
            <w:pPr>
              <w:spacing w:after="80"/>
              <w:rPr>
                <w:ins w:id="9480" w:author="DS Corporation" w:date="2026-10-09T09:00:00Z"/>
              </w:rPr>
            </w:pPr>
            <w:ins w:id="9481" w:author="DS Corporation" w:date="2026-10-09T09:00:00Z">
              <w:r>
                <w:rPr>
                  <w:rFonts w:ascii="Times New Roman" w:hAnsi="Times New Roman" w:cs="Times New Roman" w:eastAsia="Times New Roman"/>
                  <w:sz w:val="20"/>
                  <w:szCs w:val="20"/>
                </w:rPr>
                <w:t xml:space="preserve">7</w:t>
              </w:r>
            </w:ins>
          </w:p>
        </w:tc>
        <w:tc>
          <w:tcPr>
            <w:tcW w:w="2721" w:type="dxa"/>
          </w:tcPr>
          <w:p>
            <w:pPr>
              <w:spacing w:after="80"/>
              <w:rPr>
                <w:ins w:id="9482" w:author="DS Corporation" w:date="2026-10-09T09:00:00Z"/>
              </w:rPr>
            </w:pPr>
            <w:ins w:id="9483" w:author="DS Corporation" w:date="2026-10-09T09:00:00Z">
              <w:r>
                <w:rPr>
                  <w:rFonts w:ascii="Times New Roman" w:hAnsi="Times New Roman" w:cs="Times New Roman" w:eastAsia="Times New Roman"/>
                  <w:sz w:val="20"/>
                  <w:szCs w:val="20"/>
                </w:rPr>
                <w:t xml:space="preserve">Dầu hướng dương</w:t>
              </w:r>
            </w:ins>
          </w:p>
        </w:tc>
        <w:tc>
          <w:tcPr>
            <w:tcW w:w="5953" w:type="dxa"/>
          </w:tcPr>
          <w:p>
            <w:pPr>
              <w:spacing w:after="80"/>
              <w:rPr>
                <w:ins w:id="9484" w:author="DS Corporation" w:date="2026-10-09T09:00:00Z"/>
              </w:rPr>
            </w:pPr>
            <w:ins w:id="9485" w:author="DS Corporation" w:date="2026-10-09T09:00:00Z">
              <w:r>
                <w:rPr>
                  <w:rFonts w:ascii="Times New Roman" w:hAnsi="Times New Roman" w:cs="Times New Roman" w:eastAsia="Times New Roman"/>
                  <w:sz w:val="20"/>
                  <w:szCs w:val="20"/>
                </w:rPr>
                <w:t xml:space="preserve">Helianthus Annuus (Sunflower) Seed Oil</w:t>
              </w:r>
            </w:ins>
          </w:p>
        </w:tc>
      </w:tr>
      <w:tr>
        <w:trPr>
          <w:ins w:id="9486" w:author="DS Corporation" w:date="2026-10-09T09:00:00Z"/>
        </w:trPr>
        <w:tc>
          <w:tcPr>
            <w:tcW w:w="680" w:type="dxa"/>
          </w:tcPr>
          <w:p>
            <w:pPr>
              <w:spacing w:after="80"/>
              <w:rPr>
                <w:ins w:id="9487" w:author="DS Corporation" w:date="2026-10-09T09:00:00Z"/>
              </w:rPr>
            </w:pPr>
            <w:ins w:id="9488" w:author="DS Corporation" w:date="2026-10-09T09:00:00Z">
              <w:r>
                <w:rPr>
                  <w:rFonts w:ascii="Times New Roman" w:hAnsi="Times New Roman" w:cs="Times New Roman" w:eastAsia="Times New Roman"/>
                  <w:sz w:val="20"/>
                  <w:szCs w:val="20"/>
                </w:rPr>
                <w:t xml:space="preserve">8</w:t>
              </w:r>
            </w:ins>
          </w:p>
        </w:tc>
        <w:tc>
          <w:tcPr>
            <w:tcW w:w="2721" w:type="dxa"/>
          </w:tcPr>
          <w:p>
            <w:pPr>
              <w:spacing w:after="80"/>
              <w:rPr>
                <w:ins w:id="9489" w:author="DS Corporation" w:date="2026-10-09T09:00:00Z"/>
              </w:rPr>
            </w:pPr>
            <w:ins w:id="9490" w:author="DS Corporation" w:date="2026-10-09T09:00:00Z">
              <w:r>
                <w:rPr>
                  <w:rFonts w:ascii="Times New Roman" w:hAnsi="Times New Roman" w:cs="Times New Roman" w:eastAsia="Times New Roman"/>
                  <w:sz w:val="20"/>
                  <w:szCs w:val="20"/>
                </w:rPr>
                <w:t xml:space="preserve">Dầu me rừng (Amla)</w:t>
              </w:r>
            </w:ins>
          </w:p>
        </w:tc>
        <w:tc>
          <w:tcPr>
            <w:tcW w:w="5953" w:type="dxa"/>
          </w:tcPr>
          <w:p>
            <w:pPr>
              <w:spacing w:after="80"/>
              <w:rPr>
                <w:ins w:id="9491" w:author="DS Corporation" w:date="2026-10-09T09:00:00Z"/>
              </w:rPr>
            </w:pPr>
            <w:ins w:id="9492" w:author="DS Corporation" w:date="2026-10-09T09:00:00Z">
              <w:r>
                <w:rPr>
                  <w:rFonts w:ascii="Times New Roman" w:hAnsi="Times New Roman" w:cs="Times New Roman" w:eastAsia="Times New Roman"/>
                  <w:sz w:val="20"/>
                  <w:szCs w:val="20"/>
                </w:rPr>
                <w:t xml:space="preserve">Phyllanthus Emblica Fruit Extract + dầu nền (theo COA)</w:t>
              </w:r>
            </w:ins>
          </w:p>
        </w:tc>
      </w:tr>
      <w:tr>
        <w:trPr>
          <w:ins w:id="9493" w:author="DS Corporation" w:date="2026-10-09T09:00:00Z"/>
        </w:trPr>
        <w:tc>
          <w:tcPr>
            <w:tcW w:w="680" w:type="dxa"/>
          </w:tcPr>
          <w:p>
            <w:pPr>
              <w:spacing w:after="80"/>
              <w:rPr>
                <w:ins w:id="9494" w:author="DS Corporation" w:date="2026-10-09T09:00:00Z"/>
              </w:rPr>
            </w:pPr>
            <w:ins w:id="9495" w:author="DS Corporation" w:date="2026-10-09T09:00:00Z">
              <w:r>
                <w:rPr>
                  <w:rFonts w:ascii="Times New Roman" w:hAnsi="Times New Roman" w:cs="Times New Roman" w:eastAsia="Times New Roman"/>
                  <w:sz w:val="20"/>
                  <w:szCs w:val="20"/>
                </w:rPr>
                <w:t xml:space="preserve">9</w:t>
              </w:r>
            </w:ins>
          </w:p>
        </w:tc>
        <w:tc>
          <w:tcPr>
            <w:tcW w:w="2721" w:type="dxa"/>
          </w:tcPr>
          <w:p>
            <w:pPr>
              <w:spacing w:after="80"/>
              <w:rPr>
                <w:ins w:id="9496" w:author="DS Corporation" w:date="2026-10-09T09:00:00Z"/>
              </w:rPr>
            </w:pPr>
            <w:ins w:id="9497" w:author="DS Corporation" w:date="2026-10-09T09:00:00Z">
              <w:r>
                <w:rPr>
                  <w:rFonts w:ascii="Times New Roman" w:hAnsi="Times New Roman" w:cs="Times New Roman" w:eastAsia="Times New Roman"/>
                  <w:sz w:val="20"/>
                  <w:szCs w:val="20"/>
                </w:rPr>
                <w:t xml:space="preserve">Dầu Sachi</w:t>
              </w:r>
            </w:ins>
          </w:p>
        </w:tc>
        <w:tc>
          <w:tcPr>
            <w:tcW w:w="5953" w:type="dxa"/>
          </w:tcPr>
          <w:p>
            <w:pPr>
              <w:spacing w:after="80"/>
              <w:rPr>
                <w:ins w:id="9498" w:author="DS Corporation" w:date="2026-10-09T09:00:00Z"/>
              </w:rPr>
            </w:pPr>
            <w:ins w:id="9499" w:author="DS Corporation" w:date="2026-10-09T09:00:00Z">
              <w:r>
                <w:rPr>
                  <w:rFonts w:ascii="Times New Roman" w:hAnsi="Times New Roman" w:cs="Times New Roman" w:eastAsia="Times New Roman"/>
                  <w:sz w:val="20"/>
                  <w:szCs w:val="20"/>
                </w:rPr>
                <w:t xml:space="preserve">Plukenetia Volubilis Seed Oil</w:t>
              </w:r>
            </w:ins>
          </w:p>
        </w:tc>
      </w:tr>
      <w:tr>
        <w:trPr>
          <w:ins w:id="9500" w:author="DS Corporation" w:date="2026-10-09T09:00:00Z"/>
        </w:trPr>
        <w:tc>
          <w:tcPr>
            <w:tcW w:w="680" w:type="dxa"/>
          </w:tcPr>
          <w:p>
            <w:pPr>
              <w:spacing w:after="80"/>
              <w:rPr>
                <w:ins w:id="9501" w:author="DS Corporation" w:date="2026-10-09T09:00:00Z"/>
              </w:rPr>
            </w:pPr>
            <w:ins w:id="9502" w:author="DS Corporation" w:date="2026-10-09T09:00:00Z">
              <w:r>
                <w:rPr>
                  <w:rFonts w:ascii="Times New Roman" w:hAnsi="Times New Roman" w:cs="Times New Roman" w:eastAsia="Times New Roman"/>
                  <w:sz w:val="20"/>
                  <w:szCs w:val="20"/>
                </w:rPr>
                <w:t xml:space="preserve">10</w:t>
              </w:r>
            </w:ins>
          </w:p>
        </w:tc>
        <w:tc>
          <w:tcPr>
            <w:tcW w:w="2721" w:type="dxa"/>
          </w:tcPr>
          <w:p>
            <w:pPr>
              <w:spacing w:after="80"/>
              <w:rPr>
                <w:ins w:id="9503" w:author="DS Corporation" w:date="2026-10-09T09:00:00Z"/>
              </w:rPr>
            </w:pPr>
            <w:ins w:id="9504" w:author="DS Corporation" w:date="2026-10-09T09:00:00Z">
              <w:r>
                <w:rPr>
                  <w:rFonts w:ascii="Times New Roman" w:hAnsi="Times New Roman" w:cs="Times New Roman" w:eastAsia="Times New Roman"/>
                  <w:sz w:val="20"/>
                  <w:szCs w:val="20"/>
                </w:rPr>
                <w:t xml:space="preserve">Dầu Neem</w:t>
              </w:r>
            </w:ins>
          </w:p>
        </w:tc>
        <w:tc>
          <w:tcPr>
            <w:tcW w:w="5953" w:type="dxa"/>
          </w:tcPr>
          <w:p>
            <w:pPr>
              <w:spacing w:after="80"/>
              <w:rPr>
                <w:ins w:id="9505" w:author="DS Corporation" w:date="2026-10-09T09:00:00Z"/>
              </w:rPr>
            </w:pPr>
            <w:ins w:id="9506" w:author="DS Corporation" w:date="2026-10-09T09:00:00Z">
              <w:r>
                <w:rPr>
                  <w:rFonts w:ascii="Times New Roman" w:hAnsi="Times New Roman" w:cs="Times New Roman" w:eastAsia="Times New Roman"/>
                  <w:sz w:val="20"/>
                  <w:szCs w:val="20"/>
                </w:rPr>
                <w:t xml:space="preserve">Azadirachta Indica Seed Oil</w:t>
              </w:r>
            </w:ins>
          </w:p>
        </w:tc>
      </w:tr>
      <w:tr>
        <w:trPr>
          <w:ins w:id="9507" w:author="DS Corporation" w:date="2026-10-09T09:00:00Z"/>
        </w:trPr>
        <w:tc>
          <w:tcPr>
            <w:tcW w:w="680" w:type="dxa"/>
          </w:tcPr>
          <w:p>
            <w:pPr>
              <w:spacing w:after="80"/>
              <w:rPr>
                <w:ins w:id="9508" w:author="DS Corporation" w:date="2026-10-09T09:00:00Z"/>
              </w:rPr>
            </w:pPr>
            <w:ins w:id="9509" w:author="DS Corporation" w:date="2026-10-09T09:00:00Z">
              <w:r>
                <w:rPr>
                  <w:rFonts w:ascii="Times New Roman" w:hAnsi="Times New Roman" w:cs="Times New Roman" w:eastAsia="Times New Roman"/>
                  <w:sz w:val="20"/>
                  <w:szCs w:val="20"/>
                </w:rPr>
                <w:t xml:space="preserve">11</w:t>
              </w:r>
            </w:ins>
          </w:p>
        </w:tc>
        <w:tc>
          <w:tcPr>
            <w:tcW w:w="2721" w:type="dxa"/>
          </w:tcPr>
          <w:p>
            <w:pPr>
              <w:spacing w:after="80"/>
              <w:rPr>
                <w:ins w:id="9510" w:author="DS Corporation" w:date="2026-10-09T09:00:00Z"/>
              </w:rPr>
            </w:pPr>
            <w:ins w:id="9511" w:author="DS Corporation" w:date="2026-10-09T09:00:00Z">
              <w:r>
                <w:rPr>
                  <w:rFonts w:ascii="Times New Roman" w:hAnsi="Times New Roman" w:cs="Times New Roman" w:eastAsia="Times New Roman"/>
                  <w:sz w:val="20"/>
                  <w:szCs w:val="20"/>
                </w:rPr>
                <w:t xml:space="preserve">Dầu chùm ngây</w:t>
              </w:r>
            </w:ins>
          </w:p>
        </w:tc>
        <w:tc>
          <w:tcPr>
            <w:tcW w:w="5953" w:type="dxa"/>
          </w:tcPr>
          <w:p>
            <w:pPr>
              <w:spacing w:after="80"/>
              <w:rPr>
                <w:ins w:id="9512" w:author="DS Corporation" w:date="2026-10-09T09:00:00Z"/>
              </w:rPr>
            </w:pPr>
            <w:ins w:id="9513" w:author="DS Corporation" w:date="2026-10-09T09:00:00Z">
              <w:r>
                <w:rPr>
                  <w:rFonts w:ascii="Times New Roman" w:hAnsi="Times New Roman" w:cs="Times New Roman" w:eastAsia="Times New Roman"/>
                  <w:sz w:val="20"/>
                  <w:szCs w:val="20"/>
                </w:rPr>
                <w:t xml:space="preserve">Moringa Oleifera Seed Oil</w:t>
              </w:r>
            </w:ins>
          </w:p>
        </w:tc>
      </w:tr>
      <w:tr>
        <w:trPr>
          <w:ins w:id="9514" w:author="DS Corporation" w:date="2026-10-09T09:00:00Z"/>
        </w:trPr>
        <w:tc>
          <w:tcPr>
            <w:tcW w:w="680" w:type="dxa"/>
          </w:tcPr>
          <w:p>
            <w:pPr>
              <w:spacing w:after="80"/>
              <w:rPr>
                <w:ins w:id="9515" w:author="DS Corporation" w:date="2026-10-09T09:00:00Z"/>
              </w:rPr>
            </w:pPr>
            <w:ins w:id="9516" w:author="DS Corporation" w:date="2026-10-09T09:00:00Z">
              <w:r>
                <w:rPr>
                  <w:rFonts w:ascii="Times New Roman" w:hAnsi="Times New Roman" w:cs="Times New Roman" w:eastAsia="Times New Roman"/>
                  <w:sz w:val="20"/>
                  <w:szCs w:val="20"/>
                </w:rPr>
                <w:t xml:space="preserve">12</w:t>
              </w:r>
            </w:ins>
          </w:p>
        </w:tc>
        <w:tc>
          <w:tcPr>
            <w:tcW w:w="2721" w:type="dxa"/>
          </w:tcPr>
          <w:p>
            <w:pPr>
              <w:spacing w:after="80"/>
              <w:rPr>
                <w:ins w:id="9517" w:author="DS Corporation" w:date="2026-10-09T09:00:00Z"/>
              </w:rPr>
            </w:pPr>
            <w:ins w:id="9518" w:author="DS Corporation" w:date="2026-10-09T09:00:00Z">
              <w:r>
                <w:rPr>
                  <w:rFonts w:ascii="Times New Roman" w:hAnsi="Times New Roman" w:cs="Times New Roman" w:eastAsia="Times New Roman"/>
                  <w:sz w:val="20"/>
                  <w:szCs w:val="20"/>
                </w:rPr>
                <w:t xml:space="preserve">BAKUCHIOL 99%</w:t>
              </w:r>
            </w:ins>
          </w:p>
        </w:tc>
        <w:tc>
          <w:tcPr>
            <w:tcW w:w="5953" w:type="dxa"/>
          </w:tcPr>
          <w:p>
            <w:pPr>
              <w:spacing w:after="80"/>
              <w:rPr>
                <w:ins w:id="9519" w:author="DS Corporation" w:date="2026-10-09T09:00:00Z"/>
              </w:rPr>
            </w:pPr>
            <w:ins w:id="9520" w:author="DS Corporation" w:date="2026-10-09T09:00:00Z">
              <w:r>
                <w:rPr>
                  <w:rFonts w:ascii="Times New Roman" w:hAnsi="Times New Roman" w:cs="Times New Roman" w:eastAsia="Times New Roman"/>
                  <w:sz w:val="20"/>
                  <w:szCs w:val="20"/>
                </w:rPr>
                <w:t xml:space="preserve">Bakuchiol</w:t>
              </w:r>
            </w:ins>
          </w:p>
        </w:tc>
      </w:tr>
      <w:tr>
        <w:trPr>
          <w:ins w:id="9521" w:author="DS Corporation" w:date="2026-10-09T09:00:00Z"/>
        </w:trPr>
        <w:tc>
          <w:tcPr>
            <w:tcW w:w="680" w:type="dxa"/>
          </w:tcPr>
          <w:p>
            <w:pPr>
              <w:spacing w:after="80"/>
              <w:rPr>
                <w:ins w:id="9522" w:author="DS Corporation" w:date="2026-10-09T09:00:00Z"/>
              </w:rPr>
            </w:pPr>
            <w:ins w:id="9523" w:author="DS Corporation" w:date="2026-10-09T09:00:00Z">
              <w:r>
                <w:rPr>
                  <w:rFonts w:ascii="Times New Roman" w:hAnsi="Times New Roman" w:cs="Times New Roman" w:eastAsia="Times New Roman"/>
                  <w:sz w:val="20"/>
                  <w:szCs w:val="20"/>
                </w:rPr>
                <w:t xml:space="preserve">13</w:t>
              </w:r>
            </w:ins>
          </w:p>
        </w:tc>
        <w:tc>
          <w:tcPr>
            <w:tcW w:w="2721" w:type="dxa"/>
          </w:tcPr>
          <w:p>
            <w:pPr>
              <w:spacing w:after="80"/>
              <w:rPr>
                <w:ins w:id="9524" w:author="DS Corporation" w:date="2026-10-09T09:00:00Z"/>
              </w:rPr>
            </w:pPr>
            <w:ins w:id="9525" w:author="DS Corporation" w:date="2026-10-09T09:00:00Z">
              <w:r>
                <w:rPr>
                  <w:rFonts w:ascii="Times New Roman" w:hAnsi="Times New Roman" w:cs="Times New Roman" w:eastAsia="Times New Roman"/>
                  <w:sz w:val="20"/>
                  <w:szCs w:val="20"/>
                </w:rPr>
                <w:t xml:space="preserve">Tinh dầu bưởi da xanh</w:t>
              </w:r>
            </w:ins>
          </w:p>
        </w:tc>
        <w:tc>
          <w:tcPr>
            <w:tcW w:w="5953" w:type="dxa"/>
          </w:tcPr>
          <w:p>
            <w:pPr>
              <w:spacing w:after="80"/>
              <w:rPr>
                <w:ins w:id="9526" w:author="DS Corporation" w:date="2026-10-09T09:00:00Z"/>
              </w:rPr>
            </w:pPr>
            <w:ins w:id="9527" w:author="DS Corporation" w:date="2026-10-09T09:00:00Z">
              <w:r>
                <w:rPr>
                  <w:rFonts w:ascii="Times New Roman" w:hAnsi="Times New Roman" w:cs="Times New Roman" w:eastAsia="Times New Roman"/>
                  <w:sz w:val="20"/>
                  <w:szCs w:val="20"/>
                </w:rPr>
                <w:t xml:space="preserve">Citrus Maxima Peel Oil (theo COA)</w:t>
              </w:r>
            </w:ins>
          </w:p>
        </w:tc>
      </w:tr>
      <w:tr>
        <w:trPr>
          <w:ins w:id="9528" w:author="DS Corporation" w:date="2026-10-09T09:00:00Z"/>
        </w:trPr>
        <w:tc>
          <w:tcPr>
            <w:tcW w:w="680" w:type="dxa"/>
          </w:tcPr>
          <w:p>
            <w:pPr>
              <w:spacing w:after="80"/>
              <w:rPr>
                <w:ins w:id="9529" w:author="DS Corporation" w:date="2026-10-09T09:00:00Z"/>
              </w:rPr>
            </w:pPr>
            <w:ins w:id="9530" w:author="DS Corporation" w:date="2026-10-09T09:00:00Z">
              <w:r>
                <w:rPr>
                  <w:rFonts w:ascii="Times New Roman" w:hAnsi="Times New Roman" w:cs="Times New Roman" w:eastAsia="Times New Roman"/>
                  <w:sz w:val="20"/>
                  <w:szCs w:val="20"/>
                </w:rPr>
                <w:t xml:space="preserve">14</w:t>
              </w:r>
            </w:ins>
          </w:p>
        </w:tc>
        <w:tc>
          <w:tcPr>
            <w:tcW w:w="2721" w:type="dxa"/>
          </w:tcPr>
          <w:p>
            <w:pPr>
              <w:spacing w:after="80"/>
              <w:rPr>
                <w:ins w:id="9531" w:author="DS Corporation" w:date="2026-10-09T09:00:00Z"/>
              </w:rPr>
            </w:pPr>
            <w:ins w:id="9532" w:author="DS Corporation" w:date="2026-10-09T09:00:00Z">
              <w:r>
                <w:rPr>
                  <w:rFonts w:ascii="Times New Roman" w:hAnsi="Times New Roman" w:cs="Times New Roman" w:eastAsia="Times New Roman"/>
                  <w:sz w:val="20"/>
                  <w:szCs w:val="20"/>
                </w:rPr>
                <w:t xml:space="preserve">Tinh dầu hương thảo</w:t>
              </w:r>
            </w:ins>
          </w:p>
        </w:tc>
        <w:tc>
          <w:tcPr>
            <w:tcW w:w="5953" w:type="dxa"/>
          </w:tcPr>
          <w:p>
            <w:pPr>
              <w:spacing w:after="80"/>
              <w:rPr>
                <w:ins w:id="9533" w:author="DS Corporation" w:date="2026-10-09T09:00:00Z"/>
              </w:rPr>
            </w:pPr>
            <w:ins w:id="9534" w:author="DS Corporation" w:date="2026-10-09T09:00:00Z">
              <w:r>
                <w:rPr>
                  <w:rFonts w:ascii="Times New Roman" w:hAnsi="Times New Roman" w:cs="Times New Roman" w:eastAsia="Times New Roman"/>
                  <w:sz w:val="20"/>
                  <w:szCs w:val="20"/>
                </w:rPr>
                <w:t xml:space="preserve">Rosmarinus Officinalis (Rosemary) Leaf Oil</w:t>
              </w:r>
            </w:ins>
          </w:p>
        </w:tc>
      </w:tr>
      <w:tr>
        <w:trPr>
          <w:ins w:id="9535" w:author="DS Corporation" w:date="2026-10-09T09:00:00Z"/>
        </w:trPr>
        <w:tc>
          <w:tcPr>
            <w:tcW w:w="680" w:type="dxa"/>
          </w:tcPr>
          <w:p>
            <w:pPr>
              <w:spacing w:after="80"/>
              <w:rPr>
                <w:ins w:id="9536" w:author="DS Corporation" w:date="2026-10-09T09:00:00Z"/>
              </w:rPr>
            </w:pPr>
            <w:ins w:id="9537" w:author="DS Corporation" w:date="2026-10-09T09:00:00Z">
              <w:r>
                <w:rPr>
                  <w:rFonts w:ascii="Times New Roman" w:hAnsi="Times New Roman" w:cs="Times New Roman" w:eastAsia="Times New Roman"/>
                  <w:sz w:val="20"/>
                  <w:szCs w:val="20"/>
                </w:rPr>
                <w:t xml:space="preserve">15</w:t>
              </w:r>
            </w:ins>
          </w:p>
        </w:tc>
        <w:tc>
          <w:tcPr>
            <w:tcW w:w="2721" w:type="dxa"/>
          </w:tcPr>
          <w:p>
            <w:pPr>
              <w:spacing w:after="80"/>
              <w:rPr>
                <w:ins w:id="9538" w:author="DS Corporation" w:date="2026-10-09T09:00:00Z"/>
              </w:rPr>
            </w:pPr>
            <w:ins w:id="9539" w:author="DS Corporation" w:date="2026-10-09T09:00:00Z">
              <w:r>
                <w:rPr>
                  <w:rFonts w:ascii="Times New Roman" w:hAnsi="Times New Roman" w:cs="Times New Roman" w:eastAsia="Times New Roman"/>
                  <w:sz w:val="20"/>
                  <w:szCs w:val="20"/>
                </w:rPr>
                <w:t xml:space="preserve">Tinh dầu gừng</w:t>
              </w:r>
            </w:ins>
          </w:p>
        </w:tc>
        <w:tc>
          <w:tcPr>
            <w:tcW w:w="5953" w:type="dxa"/>
          </w:tcPr>
          <w:p>
            <w:pPr>
              <w:spacing w:after="80"/>
              <w:rPr>
                <w:ins w:id="9540" w:author="DS Corporation" w:date="2026-10-09T09:00:00Z"/>
              </w:rPr>
            </w:pPr>
            <w:ins w:id="9541" w:author="DS Corporation" w:date="2026-10-09T09:00:00Z">
              <w:r>
                <w:rPr>
                  <w:rFonts w:ascii="Times New Roman" w:hAnsi="Times New Roman" w:cs="Times New Roman" w:eastAsia="Times New Roman"/>
                  <w:sz w:val="20"/>
                  <w:szCs w:val="20"/>
                </w:rPr>
                <w:t xml:space="preserve">Zingiber Officinale (Ginger) Root Oil</w:t>
              </w:r>
            </w:ins>
          </w:p>
        </w:tc>
      </w:tr>
      <w:tr>
        <w:trPr>
          <w:ins w:id="9542" w:author="DS Corporation" w:date="2026-10-09T09:00:00Z"/>
        </w:trPr>
        <w:tc>
          <w:tcPr>
            <w:tcW w:w="680" w:type="dxa"/>
          </w:tcPr>
          <w:p>
            <w:pPr>
              <w:spacing w:after="80"/>
              <w:rPr>
                <w:ins w:id="9543" w:author="DS Corporation" w:date="2026-10-09T09:00:00Z"/>
              </w:rPr>
            </w:pPr>
            <w:ins w:id="9544" w:author="DS Corporation" w:date="2026-10-09T09:00:00Z">
              <w:r>
                <w:rPr>
                  <w:rFonts w:ascii="Times New Roman" w:hAnsi="Times New Roman" w:cs="Times New Roman" w:eastAsia="Times New Roman"/>
                  <w:sz w:val="20"/>
                  <w:szCs w:val="20"/>
                </w:rPr>
                <w:t xml:space="preserve">16</w:t>
              </w:r>
            </w:ins>
          </w:p>
        </w:tc>
        <w:tc>
          <w:tcPr>
            <w:tcW w:w="2721" w:type="dxa"/>
          </w:tcPr>
          <w:p>
            <w:pPr>
              <w:spacing w:after="80"/>
              <w:rPr>
                <w:ins w:id="9545" w:author="DS Corporation" w:date="2026-10-09T09:00:00Z"/>
              </w:rPr>
            </w:pPr>
            <w:ins w:id="9546" w:author="DS Corporation" w:date="2026-10-09T09:00:00Z">
              <w:r>
                <w:rPr>
                  <w:rFonts w:ascii="Times New Roman" w:hAnsi="Times New Roman" w:cs="Times New Roman" w:eastAsia="Times New Roman"/>
                  <w:sz w:val="20"/>
                  <w:szCs w:val="20"/>
                </w:rPr>
                <w:t xml:space="preserve">Tinh dầu nghệ</w:t>
              </w:r>
            </w:ins>
          </w:p>
        </w:tc>
        <w:tc>
          <w:tcPr>
            <w:tcW w:w="5953" w:type="dxa"/>
          </w:tcPr>
          <w:p>
            <w:pPr>
              <w:spacing w:after="80"/>
              <w:rPr>
                <w:ins w:id="9547" w:author="DS Corporation" w:date="2026-10-09T09:00:00Z"/>
              </w:rPr>
            </w:pPr>
            <w:ins w:id="9548" w:author="DS Corporation" w:date="2026-10-09T09:00:00Z">
              <w:r>
                <w:rPr>
                  <w:rFonts w:ascii="Times New Roman" w:hAnsi="Times New Roman" w:cs="Times New Roman" w:eastAsia="Times New Roman"/>
                  <w:sz w:val="20"/>
                  <w:szCs w:val="20"/>
                </w:rPr>
                <w:t xml:space="preserve">Curcuma Longa (Turmeric) Root Oil</w:t>
              </w:r>
            </w:ins>
          </w:p>
        </w:tc>
      </w:tr>
      <w:tr>
        <w:trPr>
          <w:ins w:id="9549" w:author="DS Corporation" w:date="2026-10-09T09:00:00Z"/>
        </w:trPr>
        <w:tc>
          <w:tcPr>
            <w:tcW w:w="680" w:type="dxa"/>
          </w:tcPr>
          <w:p>
            <w:pPr>
              <w:spacing w:after="80"/>
              <w:rPr>
                <w:ins w:id="9550" w:author="DS Corporation" w:date="2026-10-09T09:00:00Z"/>
              </w:rPr>
            </w:pPr>
            <w:ins w:id="9551" w:author="DS Corporation" w:date="2026-10-09T09:00:00Z">
              <w:r>
                <w:rPr>
                  <w:rFonts w:ascii="Times New Roman" w:hAnsi="Times New Roman" w:cs="Times New Roman" w:eastAsia="Times New Roman"/>
                  <w:sz w:val="20"/>
                  <w:szCs w:val="20"/>
                </w:rPr>
                <w:t xml:space="preserve">17</w:t>
              </w:r>
            </w:ins>
          </w:p>
        </w:tc>
        <w:tc>
          <w:tcPr>
            <w:tcW w:w="2721" w:type="dxa"/>
          </w:tcPr>
          <w:p>
            <w:pPr>
              <w:spacing w:after="80"/>
              <w:rPr>
                <w:ins w:id="9552" w:author="DS Corporation" w:date="2026-10-09T09:00:00Z"/>
              </w:rPr>
            </w:pPr>
            <w:ins w:id="9553" w:author="DS Corporation" w:date="2026-10-09T09:00:00Z">
              <w:r>
                <w:rPr>
                  <w:rFonts w:ascii="Times New Roman" w:hAnsi="Times New Roman" w:cs="Times New Roman" w:eastAsia="Times New Roman"/>
                  <w:sz w:val="20"/>
                  <w:szCs w:val="20"/>
                </w:rPr>
                <w:t xml:space="preserve">Tinh dầu bạc hà</w:t>
              </w:r>
            </w:ins>
          </w:p>
        </w:tc>
        <w:tc>
          <w:tcPr>
            <w:tcW w:w="5953" w:type="dxa"/>
          </w:tcPr>
          <w:p>
            <w:pPr>
              <w:spacing w:after="80"/>
              <w:rPr>
                <w:ins w:id="9554" w:author="DS Corporation" w:date="2026-10-09T09:00:00Z"/>
              </w:rPr>
            </w:pPr>
            <w:ins w:id="9555" w:author="DS Corporation" w:date="2026-10-09T09:00:00Z">
              <w:r>
                <w:rPr>
                  <w:rFonts w:ascii="Times New Roman" w:hAnsi="Times New Roman" w:cs="Times New Roman" w:eastAsia="Times New Roman"/>
                  <w:sz w:val="20"/>
                  <w:szCs w:val="20"/>
                </w:rPr>
                <w:t xml:space="preserve">Mentha Piperita (Peppermint) Oil</w:t>
              </w:r>
            </w:ins>
          </w:p>
        </w:tc>
      </w:tr>
      <w:tr>
        <w:trPr>
          <w:ins w:id="9556" w:author="DS Corporation" w:date="2026-10-09T09:00:00Z"/>
        </w:trPr>
        <w:tc>
          <w:tcPr>
            <w:tcW w:w="680" w:type="dxa"/>
          </w:tcPr>
          <w:p>
            <w:pPr>
              <w:spacing w:after="80"/>
              <w:rPr>
                <w:ins w:id="9557" w:author="DS Corporation" w:date="2026-10-09T09:00:00Z"/>
              </w:rPr>
            </w:pPr>
            <w:ins w:id="9558" w:author="DS Corporation" w:date="2026-10-09T09:00:00Z">
              <w:r>
                <w:rPr>
                  <w:rFonts w:ascii="Times New Roman" w:hAnsi="Times New Roman" w:cs="Times New Roman" w:eastAsia="Times New Roman"/>
                  <w:sz w:val="20"/>
                  <w:szCs w:val="20"/>
                </w:rPr>
                <w:t xml:space="preserve">18</w:t>
              </w:r>
            </w:ins>
          </w:p>
        </w:tc>
        <w:tc>
          <w:tcPr>
            <w:tcW w:w="2721" w:type="dxa"/>
          </w:tcPr>
          <w:p>
            <w:pPr>
              <w:spacing w:after="80"/>
              <w:rPr>
                <w:ins w:id="9559" w:author="DS Corporation" w:date="2026-10-09T09:00:00Z"/>
              </w:rPr>
            </w:pPr>
            <w:ins w:id="9560" w:author="DS Corporation" w:date="2026-10-09T09:00:00Z">
              <w:r>
                <w:rPr>
                  <w:rFonts w:ascii="Times New Roman" w:hAnsi="Times New Roman" w:cs="Times New Roman" w:eastAsia="Times New Roman"/>
                  <w:sz w:val="20"/>
                  <w:szCs w:val="20"/>
                </w:rPr>
                <w:t xml:space="preserve">Tinh dầu tràm trà</w:t>
              </w:r>
            </w:ins>
          </w:p>
        </w:tc>
        <w:tc>
          <w:tcPr>
            <w:tcW w:w="5953" w:type="dxa"/>
          </w:tcPr>
          <w:p>
            <w:pPr>
              <w:spacing w:after="80"/>
              <w:rPr>
                <w:ins w:id="9561" w:author="DS Corporation" w:date="2026-10-09T09:00:00Z"/>
              </w:rPr>
            </w:pPr>
            <w:ins w:id="9562" w:author="DS Corporation" w:date="2026-10-09T09:00:00Z">
              <w:r>
                <w:rPr>
                  <w:rFonts w:ascii="Times New Roman" w:hAnsi="Times New Roman" w:cs="Times New Roman" w:eastAsia="Times New Roman"/>
                  <w:sz w:val="20"/>
                  <w:szCs w:val="20"/>
                </w:rPr>
                <w:t xml:space="preserve">Melaleuca Alternifolia (Tea Tree) Leaf Oil</w:t>
              </w:r>
            </w:ins>
          </w:p>
        </w:tc>
      </w:tr>
      <w:tr>
        <w:trPr>
          <w:ins w:id="9563" w:author="DS Corporation" w:date="2026-10-09T09:00:00Z"/>
        </w:trPr>
        <w:tc>
          <w:tcPr>
            <w:tcW w:w="680" w:type="dxa"/>
          </w:tcPr>
          <w:p>
            <w:pPr>
              <w:spacing w:after="80"/>
              <w:rPr>
                <w:ins w:id="9564" w:author="DS Corporation" w:date="2026-10-09T09:00:00Z"/>
              </w:rPr>
            </w:pPr>
            <w:ins w:id="9565" w:author="DS Corporation" w:date="2026-10-09T09:00:00Z">
              <w:r>
                <w:rPr>
                  <w:rFonts w:ascii="Times New Roman" w:hAnsi="Times New Roman" w:cs="Times New Roman" w:eastAsia="Times New Roman"/>
                  <w:sz w:val="20"/>
                  <w:szCs w:val="20"/>
                </w:rPr>
                <w:t xml:space="preserve">19</w:t>
              </w:r>
            </w:ins>
          </w:p>
        </w:tc>
        <w:tc>
          <w:tcPr>
            <w:tcW w:w="2721" w:type="dxa"/>
          </w:tcPr>
          <w:p>
            <w:pPr>
              <w:spacing w:after="80"/>
              <w:rPr>
                <w:ins w:id="9566" w:author="DS Corporation" w:date="2026-10-09T09:00:00Z"/>
              </w:rPr>
            </w:pPr>
            <w:ins w:id="9567" w:author="DS Corporation" w:date="2026-10-09T09:00:00Z">
              <w:r>
                <w:rPr>
                  <w:rFonts w:ascii="Times New Roman" w:hAnsi="Times New Roman" w:cs="Times New Roman" w:eastAsia="Times New Roman"/>
                  <w:sz w:val="20"/>
                  <w:szCs w:val="20"/>
                </w:rPr>
                <w:t xml:space="preserve">Tinh dầu oải hương</w:t>
              </w:r>
            </w:ins>
          </w:p>
        </w:tc>
        <w:tc>
          <w:tcPr>
            <w:tcW w:w="5953" w:type="dxa"/>
          </w:tcPr>
          <w:p>
            <w:pPr>
              <w:spacing w:after="80"/>
              <w:rPr>
                <w:ins w:id="9568" w:author="DS Corporation" w:date="2026-10-09T09:00:00Z"/>
              </w:rPr>
            </w:pPr>
            <w:ins w:id="9569" w:author="DS Corporation" w:date="2026-10-09T09:00:00Z">
              <w:r>
                <w:rPr>
                  <w:rFonts w:ascii="Times New Roman" w:hAnsi="Times New Roman" w:cs="Times New Roman" w:eastAsia="Times New Roman"/>
                  <w:sz w:val="20"/>
                  <w:szCs w:val="20"/>
                </w:rPr>
                <w:t xml:space="preserve">Lavandula Angustifolia (Lavender) Oil</w:t>
              </w:r>
            </w:ins>
          </w:p>
        </w:tc>
      </w:tr>
      <w:tr>
        <w:trPr>
          <w:ins w:id="9570" w:author="DS Corporation" w:date="2026-10-09T09:00:00Z"/>
        </w:trPr>
        <w:tc>
          <w:tcPr>
            <w:tcW w:w="680" w:type="dxa"/>
          </w:tcPr>
          <w:p>
            <w:pPr>
              <w:spacing w:after="80"/>
              <w:rPr>
                <w:ins w:id="9571" w:author="DS Corporation" w:date="2026-10-09T09:00:00Z"/>
              </w:rPr>
            </w:pPr>
            <w:ins w:id="9572" w:author="DS Corporation" w:date="2026-10-09T09:00:00Z">
              <w:r>
                <w:rPr>
                  <w:rFonts w:ascii="Times New Roman" w:hAnsi="Times New Roman" w:cs="Times New Roman" w:eastAsia="Times New Roman"/>
                  <w:sz w:val="20"/>
                  <w:szCs w:val="20"/>
                </w:rPr>
                <w:t xml:space="preserve">20</w:t>
              </w:r>
            </w:ins>
          </w:p>
        </w:tc>
        <w:tc>
          <w:tcPr>
            <w:tcW w:w="2721" w:type="dxa"/>
          </w:tcPr>
          <w:p>
            <w:pPr>
              <w:spacing w:after="80"/>
              <w:rPr>
                <w:ins w:id="9573" w:author="DS Corporation" w:date="2026-10-09T09:00:00Z"/>
              </w:rPr>
            </w:pPr>
            <w:ins w:id="9574" w:author="DS Corporation" w:date="2026-10-09T09:00:00Z">
              <w:r>
                <w:rPr>
                  <w:rFonts w:ascii="Times New Roman" w:hAnsi="Times New Roman" w:cs="Times New Roman" w:eastAsia="Times New Roman"/>
                  <w:sz w:val="20"/>
                  <w:szCs w:val="20"/>
                </w:rPr>
                <w:t xml:space="preserve">Bisabolol</w:t>
              </w:r>
            </w:ins>
          </w:p>
        </w:tc>
        <w:tc>
          <w:tcPr>
            <w:tcW w:w="5953" w:type="dxa"/>
          </w:tcPr>
          <w:p>
            <w:pPr>
              <w:spacing w:after="80"/>
              <w:rPr>
                <w:ins w:id="9575" w:author="DS Corporation" w:date="2026-10-09T09:00:00Z"/>
              </w:rPr>
            </w:pPr>
            <w:ins w:id="9576" w:author="DS Corporation" w:date="2026-10-09T09:00:00Z">
              <w:r>
                <w:rPr>
                  <w:rFonts w:ascii="Times New Roman" w:hAnsi="Times New Roman" w:cs="Times New Roman" w:eastAsia="Times New Roman"/>
                  <w:sz w:val="20"/>
                  <w:szCs w:val="20"/>
                </w:rPr>
                <w:t xml:space="preserve">Bisabolol</w:t>
              </w:r>
            </w:ins>
          </w:p>
        </w:tc>
      </w:tr>
      <w:tr>
        <w:trPr>
          <w:ins w:id="9577" w:author="DS Corporation" w:date="2026-10-09T09:00:00Z"/>
        </w:trPr>
        <w:tc>
          <w:tcPr>
            <w:tcW w:w="680" w:type="dxa"/>
          </w:tcPr>
          <w:p>
            <w:pPr>
              <w:spacing w:after="80"/>
              <w:rPr>
                <w:ins w:id="9578" w:author="DS Corporation" w:date="2026-10-09T09:00:00Z"/>
              </w:rPr>
            </w:pPr>
            <w:ins w:id="9579" w:author="DS Corporation" w:date="2026-10-09T09:00:00Z">
              <w:r>
                <w:rPr>
                  <w:rFonts w:ascii="Times New Roman" w:hAnsi="Times New Roman" w:cs="Times New Roman" w:eastAsia="Times New Roman"/>
                  <w:sz w:val="20"/>
                  <w:szCs w:val="20"/>
                </w:rPr>
                <w:t xml:space="preserve">21</w:t>
              </w:r>
            </w:ins>
          </w:p>
        </w:tc>
        <w:tc>
          <w:tcPr>
            <w:tcW w:w="2721" w:type="dxa"/>
          </w:tcPr>
          <w:p>
            <w:pPr>
              <w:spacing w:after="80"/>
              <w:rPr>
                <w:ins w:id="9580" w:author="DS Corporation" w:date="2026-10-09T09:00:00Z"/>
              </w:rPr>
            </w:pPr>
            <w:ins w:id="9581" w:author="DS Corporation" w:date="2026-10-09T09:00:00Z">
              <w:r>
                <w:rPr>
                  <w:rFonts w:ascii="Times New Roman" w:hAnsi="Times New Roman" w:cs="Times New Roman" w:eastAsia="Times New Roman"/>
                  <w:sz w:val="20"/>
                  <w:szCs w:val="20"/>
                </w:rPr>
                <w:t xml:space="preserve">Vitamin E</w:t>
              </w:r>
            </w:ins>
          </w:p>
        </w:tc>
        <w:tc>
          <w:tcPr>
            <w:tcW w:w="5953" w:type="dxa"/>
          </w:tcPr>
          <w:p>
            <w:pPr>
              <w:spacing w:after="80"/>
              <w:rPr>
                <w:ins w:id="9582" w:author="DS Corporation" w:date="2026-10-09T09:00:00Z"/>
              </w:rPr>
            </w:pPr>
            <w:ins w:id="9583" w:author="DS Corporation" w:date="2026-10-09T09:00:00Z">
              <w:r>
                <w:rPr>
                  <w:rFonts w:ascii="Times New Roman" w:hAnsi="Times New Roman" w:cs="Times New Roman" w:eastAsia="Times New Roman"/>
                  <w:sz w:val="20"/>
                  <w:szCs w:val="20"/>
                </w:rPr>
                <w:t xml:space="preserve">Tocopheryl Acetate</w:t>
              </w:r>
            </w:ins>
          </w:p>
        </w:tc>
      </w:tr>
      <w:tr>
        <w:trPr>
          <w:ins w:id="9584" w:author="DS Corporation" w:date="2026-10-09T09:00:00Z"/>
        </w:trPr>
        <w:tc>
          <w:tcPr>
            <w:tcW w:w="680" w:type="dxa"/>
          </w:tcPr>
          <w:p>
            <w:pPr>
              <w:spacing w:after="80"/>
              <w:rPr>
                <w:ins w:id="9585" w:author="DS Corporation" w:date="2026-10-09T09:00:00Z"/>
              </w:rPr>
            </w:pPr>
            <w:ins w:id="9586" w:author="DS Corporation" w:date="2026-10-09T09:00:00Z">
              <w:r>
                <w:rPr>
                  <w:rFonts w:ascii="Times New Roman" w:hAnsi="Times New Roman" w:cs="Times New Roman" w:eastAsia="Times New Roman"/>
                  <w:sz w:val="20"/>
                  <w:szCs w:val="20"/>
                </w:rPr>
                <w:t xml:space="preserve">22</w:t>
              </w:r>
            </w:ins>
          </w:p>
        </w:tc>
        <w:tc>
          <w:tcPr>
            <w:tcW w:w="2721" w:type="dxa"/>
          </w:tcPr>
          <w:p>
            <w:pPr>
              <w:spacing w:after="80"/>
              <w:rPr>
                <w:ins w:id="9587" w:author="DS Corporation" w:date="2026-10-09T09:00:00Z"/>
              </w:rPr>
            </w:pPr>
            <w:ins w:id="9588" w:author="DS Corporation" w:date="2026-10-09T09:00:00Z">
              <w:r>
                <w:rPr>
                  <w:rFonts w:ascii="Times New Roman" w:hAnsi="Times New Roman" w:cs="Times New Roman" w:eastAsia="Times New Roman"/>
                  <w:sz w:val="20"/>
                  <w:szCs w:val="20"/>
                </w:rPr>
                <w:t xml:space="preserve">Tocopherol 100</w:t>
              </w:r>
            </w:ins>
          </w:p>
        </w:tc>
        <w:tc>
          <w:tcPr>
            <w:tcW w:w="5953" w:type="dxa"/>
          </w:tcPr>
          <w:p>
            <w:pPr>
              <w:spacing w:after="80"/>
              <w:rPr>
                <w:ins w:id="9589" w:author="DS Corporation" w:date="2026-10-09T09:00:00Z"/>
              </w:rPr>
            </w:pPr>
            <w:ins w:id="9590" w:author="DS Corporation" w:date="2026-10-09T09:00:00Z">
              <w:r>
                <w:rPr>
                  <w:rFonts w:ascii="Times New Roman" w:hAnsi="Times New Roman" w:cs="Times New Roman" w:eastAsia="Times New Roman"/>
                  <w:sz w:val="20"/>
                  <w:szCs w:val="20"/>
                </w:rPr>
                <w:t xml:space="preserve">Tocopherol</w:t>
              </w:r>
            </w:ins>
          </w:p>
        </w:tc>
      </w:tr>
    </w:tbl>
    <w:p>
      <w:pPr>
        <w:spacing w:after="80"/>
        <w:rPr>
          <w:ins w:id="9591" w:author="DS Corporation" w:date="2026-10-09T09:00:00Z"/>
        </w:rPr>
      </w:pPr>
      <w:ins w:id="9592" w:author="DS Corporation" w:date="2026-10-09T09:00:00Z">
        <w:r>
          <w:rPr>
            <w:rFonts w:ascii="Times New Roman" w:hAnsi="Times New Roman" w:cs="Times New Roman" w:eastAsia="Times New Roman"/>
            <w:b/>
            <w:sz w:val="24"/>
            <w:szCs w:val="24"/>
          </w:rPr>
          <w:t xml:space="preserve">B. Thành phần chủ chốt – hàm lượng bắt buộc (% khối lượng).</w:t>
        </w:r>
      </w:ins>
      <w:ins w:id="9593" w:author="DS Corporation" w:date="2026-10-09T09:00:00Z">
        <w:r>
          <w:rPr>
            <w:rFonts w:ascii="Times New Roman" w:hAnsi="Times New Roman" w:cs="Times New Roman" w:eastAsia="Times New Roman"/>
            <w:sz w:val="24"/>
            <w:szCs w:val="24"/>
          </w:rPr>
          <w:t xml:space="preserve"> Bên B cam kết hàm lượng thực tế nằm trong khoảng [Tối thiểu – Trần]. Yêu cầu này không làm thay đổi đơn giá tại Điều 1.</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37"/>
        <w:gridCol w:w="1927"/>
        <w:gridCol w:w="3175"/>
        <w:gridCol w:w="1077"/>
        <w:gridCol w:w="1360"/>
        <w:gridCol w:w="1077"/>
      </w:tblGrid>
      <w:tr>
        <w:trPr>
          <w:ins w:id="9594" w:author="DS Corporation" w:date="2026-10-09T09:00:00Z"/>
        </w:trPr>
        <w:tc>
          <w:tcPr>
            <w:tcW w:w="737" w:type="dxa"/>
            <w:shd w:val="clear" w:color="auto" w:fill="D9D9D9"/>
          </w:tcPr>
          <w:p>
            <w:pPr>
              <w:spacing w:after="80"/>
              <w:rPr>
                <w:ins w:id="9595" w:author="DS Corporation" w:date="2026-10-09T09:00:00Z"/>
              </w:rPr>
            </w:pPr>
            <w:ins w:id="9596" w:author="DS Corporation" w:date="2026-10-09T09:00:00Z">
              <w:r>
                <w:rPr>
                  <w:rFonts w:ascii="Times New Roman" w:hAnsi="Times New Roman" w:cs="Times New Roman" w:eastAsia="Times New Roman"/>
                  <w:b/>
                  <w:sz w:val="20"/>
                  <w:szCs w:val="20"/>
                </w:rPr>
                <w:t xml:space="preserve">STT V3</w:t>
              </w:r>
            </w:ins>
          </w:p>
        </w:tc>
        <w:tc>
          <w:tcPr>
            <w:tcW w:w="1927" w:type="dxa"/>
            <w:shd w:val="clear" w:color="auto" w:fill="D9D9D9"/>
          </w:tcPr>
          <w:p>
            <w:pPr>
              <w:spacing w:after="80"/>
              <w:rPr>
                <w:ins w:id="9597" w:author="DS Corporation" w:date="2026-10-09T09:00:00Z"/>
              </w:rPr>
            </w:pPr>
            <w:ins w:id="9598" w:author="DS Corporation" w:date="2026-10-09T09:00:00Z">
              <w:r>
                <w:rPr>
                  <w:rFonts w:ascii="Times New Roman" w:hAnsi="Times New Roman" w:cs="Times New Roman" w:eastAsia="Times New Roman"/>
                  <w:b/>
                  <w:sz w:val="20"/>
                  <w:szCs w:val="20"/>
                </w:rPr>
                <w:t xml:space="preserve">Thành phần</w:t>
              </w:r>
            </w:ins>
          </w:p>
        </w:tc>
        <w:tc>
          <w:tcPr>
            <w:tcW w:w="3175" w:type="dxa"/>
            <w:shd w:val="clear" w:color="auto" w:fill="D9D9D9"/>
          </w:tcPr>
          <w:p>
            <w:pPr>
              <w:spacing w:after="80"/>
              <w:rPr>
                <w:ins w:id="9599" w:author="DS Corporation" w:date="2026-10-09T09:00:00Z"/>
              </w:rPr>
            </w:pPr>
            <w:ins w:id="9600" w:author="DS Corporation" w:date="2026-10-09T09:00:00Z">
              <w:r>
                <w:rPr>
                  <w:rFonts w:ascii="Times New Roman" w:hAnsi="Times New Roman" w:cs="Times New Roman" w:eastAsia="Times New Roman"/>
                  <w:b/>
                  <w:sz w:val="20"/>
                  <w:szCs w:val="20"/>
                </w:rPr>
                <w:t xml:space="preserve">INCI</w:t>
              </w:r>
            </w:ins>
          </w:p>
        </w:tc>
        <w:tc>
          <w:tcPr>
            <w:tcW w:w="1077" w:type="dxa"/>
            <w:shd w:val="clear" w:color="auto" w:fill="D9D9D9"/>
          </w:tcPr>
          <w:p>
            <w:pPr>
              <w:spacing w:after="80"/>
              <w:rPr>
                <w:ins w:id="9601" w:author="DS Corporation" w:date="2026-10-09T09:00:00Z"/>
              </w:rPr>
            </w:pPr>
            <w:ins w:id="9602" w:author="DS Corporation" w:date="2026-10-09T09:00:00Z">
              <w:r>
                <w:rPr>
                  <w:rFonts w:ascii="Times New Roman" w:hAnsi="Times New Roman" w:cs="Times New Roman" w:eastAsia="Times New Roman"/>
                  <w:b/>
                  <w:sz w:val="20"/>
                  <w:szCs w:val="20"/>
                </w:rPr>
                <w:t xml:space="preserve">Tối thiểu</w:t>
              </w:r>
            </w:ins>
          </w:p>
        </w:tc>
        <w:tc>
          <w:tcPr>
            <w:tcW w:w="1360" w:type="dxa"/>
            <w:shd w:val="clear" w:color="auto" w:fill="D9D9D9"/>
          </w:tcPr>
          <w:p>
            <w:pPr>
              <w:spacing w:after="80"/>
              <w:rPr>
                <w:ins w:id="9603" w:author="DS Corporation" w:date="2026-10-09T09:00:00Z"/>
              </w:rPr>
            </w:pPr>
            <w:ins w:id="9604" w:author="DS Corporation" w:date="2026-10-09T09:00:00Z">
              <w:r>
                <w:rPr>
                  <w:rFonts w:ascii="Times New Roman" w:hAnsi="Times New Roman" w:cs="Times New Roman" w:eastAsia="Times New Roman"/>
                  <w:b/>
                  <w:sz w:val="20"/>
                  <w:szCs w:val="20"/>
                </w:rPr>
                <w:t xml:space="preserve">Khuyến nghị</w:t>
              </w:r>
            </w:ins>
          </w:p>
        </w:tc>
        <w:tc>
          <w:tcPr>
            <w:tcW w:w="1077" w:type="dxa"/>
            <w:shd w:val="clear" w:color="auto" w:fill="D9D9D9"/>
          </w:tcPr>
          <w:p>
            <w:pPr>
              <w:spacing w:after="80"/>
              <w:rPr>
                <w:ins w:id="9605" w:author="DS Corporation" w:date="2026-10-09T09:00:00Z"/>
              </w:rPr>
            </w:pPr>
            <w:ins w:id="9606" w:author="DS Corporation" w:date="2026-10-09T09:00:00Z">
              <w:r>
                <w:rPr>
                  <w:rFonts w:ascii="Times New Roman" w:hAnsi="Times New Roman" w:cs="Times New Roman" w:eastAsia="Times New Roman"/>
                  <w:b/>
                  <w:sz w:val="20"/>
                  <w:szCs w:val="20"/>
                </w:rPr>
                <w:t xml:space="preserve">Trần</w:t>
              </w:r>
            </w:ins>
          </w:p>
        </w:tc>
      </w:tr>
      <w:tr>
        <w:trPr>
          <w:ins w:id="9607" w:author="DS Corporation" w:date="2026-10-09T09:00:00Z"/>
        </w:trPr>
        <w:tc>
          <w:tcPr>
            <w:tcW w:w="737" w:type="dxa"/>
          </w:tcPr>
          <w:p>
            <w:pPr>
              <w:spacing w:after="80"/>
              <w:rPr>
                <w:ins w:id="9608" w:author="DS Corporation" w:date="2026-10-09T09:00:00Z"/>
              </w:rPr>
            </w:pPr>
            <w:ins w:id="9609" w:author="DS Corporation" w:date="2026-10-09T09:00:00Z">
              <w:r>
                <w:rPr>
                  <w:rFonts w:ascii="Times New Roman" w:hAnsi="Times New Roman" w:cs="Times New Roman" w:eastAsia="Times New Roman"/>
                  <w:sz w:val="20"/>
                  <w:szCs w:val="20"/>
                </w:rPr>
                <w:t xml:space="preserve">8</w:t>
              </w:r>
            </w:ins>
          </w:p>
        </w:tc>
        <w:tc>
          <w:tcPr>
            <w:tcW w:w="1927" w:type="dxa"/>
          </w:tcPr>
          <w:p>
            <w:pPr>
              <w:spacing w:after="80"/>
              <w:rPr>
                <w:ins w:id="9610" w:author="DS Corporation" w:date="2026-10-09T09:00:00Z"/>
              </w:rPr>
            </w:pPr>
            <w:ins w:id="9611" w:author="DS Corporation" w:date="2026-10-09T09:00:00Z">
              <w:r>
                <w:rPr>
                  <w:rFonts w:ascii="Times New Roman" w:hAnsi="Times New Roman" w:cs="Times New Roman" w:eastAsia="Times New Roman"/>
                  <w:sz w:val="20"/>
                  <w:szCs w:val="20"/>
                </w:rPr>
                <w:t xml:space="preserve">Dầu me rừng (Amla oil)</w:t>
              </w:r>
            </w:ins>
          </w:p>
        </w:tc>
        <w:tc>
          <w:tcPr>
            <w:tcW w:w="3175" w:type="dxa"/>
          </w:tcPr>
          <w:p>
            <w:pPr>
              <w:spacing w:after="80"/>
              <w:rPr>
                <w:ins w:id="9612" w:author="DS Corporation" w:date="2026-10-09T09:00:00Z"/>
              </w:rPr>
            </w:pPr>
            <w:ins w:id="9613" w:author="DS Corporation" w:date="2026-10-09T09:00:00Z">
              <w:r>
                <w:rPr>
                  <w:rFonts w:ascii="Times New Roman" w:hAnsi="Times New Roman" w:cs="Times New Roman" w:eastAsia="Times New Roman"/>
                  <w:sz w:val="20"/>
                  <w:szCs w:val="20"/>
                </w:rPr>
                <w:t xml:space="preserve">Phyllanthus Emblica Fruit Extract (+ dầu nền theo COA)</w:t>
              </w:r>
            </w:ins>
          </w:p>
        </w:tc>
        <w:tc>
          <w:tcPr>
            <w:tcW w:w="1077" w:type="dxa"/>
          </w:tcPr>
          <w:p>
            <w:pPr>
              <w:spacing w:after="80"/>
              <w:rPr>
                <w:ins w:id="9614" w:author="DS Corporation" w:date="2026-10-09T09:00:00Z"/>
              </w:rPr>
            </w:pPr>
            <w:ins w:id="9615" w:author="DS Corporation" w:date="2026-10-09T09:00:00Z">
              <w:r>
                <w:rPr>
                  <w:rFonts w:ascii="Times New Roman" w:hAnsi="Times New Roman" w:cs="Times New Roman" w:eastAsia="Times New Roman"/>
                  <w:sz w:val="20"/>
                  <w:szCs w:val="20"/>
                </w:rPr>
                <w:t xml:space="preserve">3,0</w:t>
              </w:r>
            </w:ins>
          </w:p>
        </w:tc>
        <w:tc>
          <w:tcPr>
            <w:tcW w:w="1360" w:type="dxa"/>
          </w:tcPr>
          <w:p>
            <w:pPr>
              <w:spacing w:after="80"/>
              <w:rPr>
                <w:ins w:id="9616" w:author="DS Corporation" w:date="2026-10-09T09:00:00Z"/>
              </w:rPr>
            </w:pPr>
            <w:ins w:id="9617" w:author="DS Corporation" w:date="2026-10-09T09:00:00Z">
              <w:r>
                <w:rPr>
                  <w:rFonts w:ascii="Times New Roman" w:hAnsi="Times New Roman" w:cs="Times New Roman" w:eastAsia="Times New Roman"/>
                  <w:sz w:val="20"/>
                  <w:szCs w:val="20"/>
                </w:rPr>
                <w:t xml:space="preserve">3,0 – 5,0</w:t>
              </w:r>
            </w:ins>
          </w:p>
        </w:tc>
        <w:tc>
          <w:tcPr>
            <w:tcW w:w="1077" w:type="dxa"/>
          </w:tcPr>
          <w:p>
            <w:pPr>
              <w:spacing w:after="80"/>
              <w:rPr>
                <w:ins w:id="9618" w:author="DS Corporation" w:date="2026-10-09T09:00:00Z"/>
              </w:rPr>
            </w:pPr>
            <w:ins w:id="9619" w:author="DS Corporation" w:date="2026-10-09T09:00:00Z">
              <w:r>
                <w:rPr>
                  <w:rFonts w:ascii="Times New Roman" w:hAnsi="Times New Roman" w:cs="Times New Roman" w:eastAsia="Times New Roman"/>
                  <w:sz w:val="20"/>
                  <w:szCs w:val="20"/>
                </w:rPr>
                <w:t xml:space="preserve">8,0</w:t>
              </w:r>
            </w:ins>
          </w:p>
        </w:tc>
      </w:tr>
      <w:tr>
        <w:trPr>
          <w:ins w:id="9620" w:author="DS Corporation" w:date="2026-10-09T09:00:00Z"/>
        </w:trPr>
        <w:tc>
          <w:tcPr>
            <w:tcW w:w="737" w:type="dxa"/>
          </w:tcPr>
          <w:p>
            <w:pPr>
              <w:spacing w:after="80"/>
              <w:rPr>
                <w:ins w:id="9621" w:author="DS Corporation" w:date="2026-10-09T09:00:00Z"/>
              </w:rPr>
            </w:pPr>
            <w:ins w:id="9622" w:author="DS Corporation" w:date="2026-10-09T09:00:00Z">
              <w:r>
                <w:rPr>
                  <w:rFonts w:ascii="Times New Roman" w:hAnsi="Times New Roman" w:cs="Times New Roman" w:eastAsia="Times New Roman"/>
                  <w:sz w:val="20"/>
                  <w:szCs w:val="20"/>
                </w:rPr>
                <w:t xml:space="preserve">12</w:t>
              </w:r>
            </w:ins>
          </w:p>
        </w:tc>
        <w:tc>
          <w:tcPr>
            <w:tcW w:w="1927" w:type="dxa"/>
          </w:tcPr>
          <w:p>
            <w:pPr>
              <w:spacing w:after="80"/>
              <w:rPr>
                <w:ins w:id="9623" w:author="DS Corporation" w:date="2026-10-09T09:00:00Z"/>
              </w:rPr>
            </w:pPr>
            <w:ins w:id="9624" w:author="DS Corporation" w:date="2026-10-09T09:00:00Z">
              <w:r>
                <w:rPr>
                  <w:rFonts w:ascii="Times New Roman" w:hAnsi="Times New Roman" w:cs="Times New Roman" w:eastAsia="Times New Roman"/>
                  <w:sz w:val="20"/>
                  <w:szCs w:val="20"/>
                </w:rPr>
                <w:t xml:space="preserve">BAKUCHIOL 99%</w:t>
              </w:r>
            </w:ins>
          </w:p>
        </w:tc>
        <w:tc>
          <w:tcPr>
            <w:tcW w:w="3175" w:type="dxa"/>
          </w:tcPr>
          <w:p>
            <w:pPr>
              <w:spacing w:after="80"/>
              <w:rPr>
                <w:ins w:id="9625" w:author="DS Corporation" w:date="2026-10-09T09:00:00Z"/>
              </w:rPr>
            </w:pPr>
            <w:ins w:id="9626" w:author="DS Corporation" w:date="2026-10-09T09:00:00Z">
              <w:r>
                <w:rPr>
                  <w:rFonts w:ascii="Times New Roman" w:hAnsi="Times New Roman" w:cs="Times New Roman" w:eastAsia="Times New Roman"/>
                  <w:sz w:val="20"/>
                  <w:szCs w:val="20"/>
                </w:rPr>
                <w:t xml:space="preserve">Bakuchiol</w:t>
              </w:r>
            </w:ins>
          </w:p>
        </w:tc>
        <w:tc>
          <w:tcPr>
            <w:tcW w:w="1077" w:type="dxa"/>
          </w:tcPr>
          <w:p>
            <w:pPr>
              <w:spacing w:after="80"/>
              <w:rPr>
                <w:ins w:id="9627" w:author="DS Corporation" w:date="2026-10-09T09:00:00Z"/>
              </w:rPr>
            </w:pPr>
            <w:ins w:id="9628" w:author="DS Corporation" w:date="2026-10-09T09:00:00Z">
              <w:r>
                <w:rPr>
                  <w:rFonts w:ascii="Times New Roman" w:hAnsi="Times New Roman" w:cs="Times New Roman" w:eastAsia="Times New Roman"/>
                  <w:sz w:val="20"/>
                  <w:szCs w:val="20"/>
                </w:rPr>
                <w:t xml:space="preserve">0,5</w:t>
              </w:r>
            </w:ins>
          </w:p>
        </w:tc>
        <w:tc>
          <w:tcPr>
            <w:tcW w:w="1360" w:type="dxa"/>
          </w:tcPr>
          <w:p>
            <w:pPr>
              <w:spacing w:after="80"/>
              <w:rPr>
                <w:ins w:id="9629" w:author="DS Corporation" w:date="2026-10-09T09:00:00Z"/>
              </w:rPr>
            </w:pPr>
            <w:ins w:id="9630" w:author="DS Corporation" w:date="2026-10-09T09:00:00Z">
              <w:r>
                <w:rPr>
                  <w:rFonts w:ascii="Times New Roman" w:hAnsi="Times New Roman" w:cs="Times New Roman" w:eastAsia="Times New Roman"/>
                  <w:sz w:val="20"/>
                  <w:szCs w:val="20"/>
                </w:rPr>
                <w:t xml:space="preserve">0,5 – 0,8</w:t>
              </w:r>
            </w:ins>
          </w:p>
        </w:tc>
        <w:tc>
          <w:tcPr>
            <w:tcW w:w="1077" w:type="dxa"/>
          </w:tcPr>
          <w:p>
            <w:pPr>
              <w:spacing w:after="80"/>
              <w:rPr>
                <w:ins w:id="9631" w:author="DS Corporation" w:date="2026-10-09T09:00:00Z"/>
              </w:rPr>
            </w:pPr>
            <w:ins w:id="9632" w:author="DS Corporation" w:date="2026-10-09T09:00:00Z">
              <w:r>
                <w:rPr>
                  <w:rFonts w:ascii="Times New Roman" w:hAnsi="Times New Roman" w:cs="Times New Roman" w:eastAsia="Times New Roman"/>
                  <w:sz w:val="20"/>
                  <w:szCs w:val="20"/>
                </w:rPr>
                <w:t xml:space="preserve">1,0</w:t>
              </w:r>
            </w:ins>
          </w:p>
        </w:tc>
      </w:tr>
      <w:tr>
        <w:trPr>
          <w:ins w:id="9633" w:author="DS Corporation" w:date="2026-10-09T09:00:00Z"/>
        </w:trPr>
        <w:tc>
          <w:tcPr>
            <w:tcW w:w="737" w:type="dxa"/>
          </w:tcPr>
          <w:p>
            <w:pPr>
              <w:spacing w:after="80"/>
              <w:rPr>
                <w:ins w:id="9634" w:author="DS Corporation" w:date="2026-10-09T09:00:00Z"/>
              </w:rPr>
            </w:pPr>
            <w:ins w:id="9635" w:author="DS Corporation" w:date="2026-10-09T09:00:00Z">
              <w:r>
                <w:rPr>
                  <w:rFonts w:ascii="Times New Roman" w:hAnsi="Times New Roman" w:cs="Times New Roman" w:eastAsia="Times New Roman"/>
                  <w:sz w:val="20"/>
                  <w:szCs w:val="20"/>
                </w:rPr>
                <w:t xml:space="preserve">14</w:t>
              </w:r>
            </w:ins>
          </w:p>
        </w:tc>
        <w:tc>
          <w:tcPr>
            <w:tcW w:w="1927" w:type="dxa"/>
          </w:tcPr>
          <w:p>
            <w:pPr>
              <w:spacing w:after="80"/>
              <w:rPr>
                <w:ins w:id="9636" w:author="DS Corporation" w:date="2026-10-09T09:00:00Z"/>
              </w:rPr>
            </w:pPr>
            <w:ins w:id="9637" w:author="DS Corporation" w:date="2026-10-09T09:00:00Z">
              <w:r>
                <w:rPr>
                  <w:rFonts w:ascii="Times New Roman" w:hAnsi="Times New Roman" w:cs="Times New Roman" w:eastAsia="Times New Roman"/>
                  <w:sz w:val="20"/>
                  <w:szCs w:val="20"/>
                </w:rPr>
                <w:t xml:space="preserve">Tinh dầu hương thảo</w:t>
              </w:r>
            </w:ins>
          </w:p>
        </w:tc>
        <w:tc>
          <w:tcPr>
            <w:tcW w:w="3175" w:type="dxa"/>
          </w:tcPr>
          <w:p>
            <w:pPr>
              <w:spacing w:after="80"/>
              <w:rPr>
                <w:ins w:id="9638" w:author="DS Corporation" w:date="2026-10-09T09:00:00Z"/>
              </w:rPr>
            </w:pPr>
            <w:ins w:id="9639" w:author="DS Corporation" w:date="2026-10-09T09:00:00Z">
              <w:r>
                <w:rPr>
                  <w:rFonts w:ascii="Times New Roman" w:hAnsi="Times New Roman" w:cs="Times New Roman" w:eastAsia="Times New Roman"/>
                  <w:sz w:val="20"/>
                  <w:szCs w:val="20"/>
                </w:rPr>
                <w:t xml:space="preserve">Rosmarinus Officinalis (Rosemary) Leaf Oil</w:t>
              </w:r>
            </w:ins>
          </w:p>
        </w:tc>
        <w:tc>
          <w:tcPr>
            <w:tcW w:w="1077" w:type="dxa"/>
          </w:tcPr>
          <w:p>
            <w:pPr>
              <w:spacing w:after="80"/>
              <w:rPr>
                <w:ins w:id="9640" w:author="DS Corporation" w:date="2026-10-09T09:00:00Z"/>
              </w:rPr>
            </w:pPr>
            <w:ins w:id="9641" w:author="DS Corporation" w:date="2026-10-09T09:00:00Z">
              <w:r>
                <w:rPr>
                  <w:rFonts w:ascii="Times New Roman" w:hAnsi="Times New Roman" w:cs="Times New Roman" w:eastAsia="Times New Roman"/>
                  <w:sz w:val="20"/>
                  <w:szCs w:val="20"/>
                </w:rPr>
                <w:t xml:space="preserve">0,5</w:t>
              </w:r>
            </w:ins>
          </w:p>
        </w:tc>
        <w:tc>
          <w:tcPr>
            <w:tcW w:w="1360" w:type="dxa"/>
          </w:tcPr>
          <w:p>
            <w:pPr>
              <w:spacing w:after="80"/>
              <w:rPr>
                <w:ins w:id="9642" w:author="DS Corporation" w:date="2026-10-09T09:00:00Z"/>
              </w:rPr>
            </w:pPr>
            <w:ins w:id="9643" w:author="DS Corporation" w:date="2026-10-09T09:00:00Z">
              <w:r>
                <w:rPr>
                  <w:rFonts w:ascii="Times New Roman" w:hAnsi="Times New Roman" w:cs="Times New Roman" w:eastAsia="Times New Roman"/>
                  <w:sz w:val="20"/>
                  <w:szCs w:val="20"/>
                </w:rPr>
                <w:t xml:space="preserve">0,8 – 1,0</w:t>
              </w:r>
            </w:ins>
          </w:p>
        </w:tc>
        <w:tc>
          <w:tcPr>
            <w:tcW w:w="1077" w:type="dxa"/>
          </w:tcPr>
          <w:p>
            <w:pPr>
              <w:spacing w:after="80"/>
              <w:rPr>
                <w:ins w:id="9644" w:author="DS Corporation" w:date="2026-10-09T09:00:00Z"/>
              </w:rPr>
            </w:pPr>
            <w:ins w:id="9645" w:author="DS Corporation" w:date="2026-10-09T09:00:00Z">
              <w:r>
                <w:rPr>
                  <w:rFonts w:ascii="Times New Roman" w:hAnsi="Times New Roman" w:cs="Times New Roman" w:eastAsia="Times New Roman"/>
                  <w:sz w:val="20"/>
                  <w:szCs w:val="20"/>
                </w:rPr>
                <w:t xml:space="preserve">1,5</w:t>
              </w:r>
            </w:ins>
          </w:p>
        </w:tc>
      </w:tr>
      <w:tr>
        <w:trPr>
          <w:ins w:id="9646" w:author="DS Corporation" w:date="2026-10-09T09:00:00Z"/>
        </w:trPr>
        <w:tc>
          <w:tcPr>
            <w:tcW w:w="737" w:type="dxa"/>
          </w:tcPr>
          <w:p>
            <w:pPr>
              <w:spacing w:after="80"/>
              <w:rPr>
                <w:ins w:id="9647" w:author="DS Corporation" w:date="2026-10-09T09:00:00Z"/>
              </w:rPr>
            </w:pPr>
            <w:ins w:id="9648" w:author="DS Corporation" w:date="2026-10-09T09:00:00Z">
              <w:r>
                <w:rPr>
                  <w:rFonts w:ascii="Times New Roman" w:hAnsi="Times New Roman" w:cs="Times New Roman" w:eastAsia="Times New Roman"/>
                  <w:sz w:val="20"/>
                  <w:szCs w:val="20"/>
                </w:rPr>
                <w:t xml:space="preserve">18</w:t>
              </w:r>
            </w:ins>
          </w:p>
        </w:tc>
        <w:tc>
          <w:tcPr>
            <w:tcW w:w="1927" w:type="dxa"/>
          </w:tcPr>
          <w:p>
            <w:pPr>
              <w:spacing w:after="80"/>
              <w:rPr>
                <w:ins w:id="9649" w:author="DS Corporation" w:date="2026-10-09T09:00:00Z"/>
              </w:rPr>
            </w:pPr>
            <w:ins w:id="9650" w:author="DS Corporation" w:date="2026-10-09T09:00:00Z">
              <w:r>
                <w:rPr>
                  <w:rFonts w:ascii="Times New Roman" w:hAnsi="Times New Roman" w:cs="Times New Roman" w:eastAsia="Times New Roman"/>
                  <w:sz w:val="20"/>
                  <w:szCs w:val="20"/>
                </w:rPr>
                <w:t xml:space="preserve">Tinh dầu tràm trà</w:t>
              </w:r>
            </w:ins>
          </w:p>
        </w:tc>
        <w:tc>
          <w:tcPr>
            <w:tcW w:w="3175" w:type="dxa"/>
          </w:tcPr>
          <w:p>
            <w:pPr>
              <w:spacing w:after="80"/>
              <w:rPr>
                <w:ins w:id="9651" w:author="DS Corporation" w:date="2026-10-09T09:00:00Z"/>
              </w:rPr>
            </w:pPr>
            <w:ins w:id="9652" w:author="DS Corporation" w:date="2026-10-09T09:00:00Z">
              <w:r>
                <w:rPr>
                  <w:rFonts w:ascii="Times New Roman" w:hAnsi="Times New Roman" w:cs="Times New Roman" w:eastAsia="Times New Roman"/>
                  <w:sz w:val="20"/>
                  <w:szCs w:val="20"/>
                </w:rPr>
                <w:t xml:space="preserve">Melaleuca Alternifolia (Tea Tree) Leaf Oil</w:t>
              </w:r>
            </w:ins>
          </w:p>
        </w:tc>
        <w:tc>
          <w:tcPr>
            <w:tcW w:w="1077" w:type="dxa"/>
          </w:tcPr>
          <w:p>
            <w:pPr>
              <w:spacing w:after="80"/>
              <w:rPr>
                <w:ins w:id="9653" w:author="DS Corporation" w:date="2026-10-09T09:00:00Z"/>
              </w:rPr>
            </w:pPr>
            <w:ins w:id="9654" w:author="DS Corporation" w:date="2026-10-09T09:00:00Z">
              <w:r>
                <w:rPr>
                  <w:rFonts w:ascii="Times New Roman" w:hAnsi="Times New Roman" w:cs="Times New Roman" w:eastAsia="Times New Roman"/>
                  <w:sz w:val="20"/>
                  <w:szCs w:val="20"/>
                </w:rPr>
                <w:t xml:space="preserve">0,5</w:t>
              </w:r>
            </w:ins>
          </w:p>
        </w:tc>
        <w:tc>
          <w:tcPr>
            <w:tcW w:w="1360" w:type="dxa"/>
          </w:tcPr>
          <w:p>
            <w:pPr>
              <w:spacing w:after="80"/>
              <w:rPr>
                <w:ins w:id="9655" w:author="DS Corporation" w:date="2026-10-09T09:00:00Z"/>
              </w:rPr>
            </w:pPr>
            <w:ins w:id="9656" w:author="DS Corporation" w:date="2026-10-09T09:00:00Z">
              <w:r>
                <w:rPr>
                  <w:rFonts w:ascii="Times New Roman" w:hAnsi="Times New Roman" w:cs="Times New Roman" w:eastAsia="Times New Roman"/>
                  <w:sz w:val="20"/>
                  <w:szCs w:val="20"/>
                </w:rPr>
                <w:t xml:space="preserve">0,5 – 0,8</w:t>
              </w:r>
            </w:ins>
          </w:p>
        </w:tc>
        <w:tc>
          <w:tcPr>
            <w:tcW w:w="1077" w:type="dxa"/>
          </w:tcPr>
          <w:p>
            <w:pPr>
              <w:spacing w:after="80"/>
              <w:rPr>
                <w:ins w:id="9657" w:author="DS Corporation" w:date="2026-10-09T09:00:00Z"/>
              </w:rPr>
            </w:pPr>
            <w:ins w:id="9658" w:author="DS Corporation" w:date="2026-10-09T09:00:00Z">
              <w:r>
                <w:rPr>
                  <w:rFonts w:ascii="Times New Roman" w:hAnsi="Times New Roman" w:cs="Times New Roman" w:eastAsia="Times New Roman"/>
                  <w:sz w:val="20"/>
                  <w:szCs w:val="20"/>
                </w:rPr>
                <w:t xml:space="preserve">1,0</w:t>
              </w:r>
            </w:ins>
          </w:p>
        </w:tc>
      </w:tr>
      <w:tr>
        <w:trPr>
          <w:ins w:id="9659" w:author="DS Corporation" w:date="2026-10-09T09:00:00Z"/>
        </w:trPr>
        <w:tc>
          <w:tcPr>
            <w:tcW w:w="737" w:type="dxa"/>
          </w:tcPr>
          <w:p>
            <w:pPr>
              <w:spacing w:after="80"/>
              <w:rPr>
                <w:ins w:id="9660" w:author="DS Corporation" w:date="2026-10-09T09:00:00Z"/>
              </w:rPr>
            </w:pPr>
            <w:ins w:id="9661" w:author="DS Corporation" w:date="2026-10-09T09:00:00Z">
              <w:r>
                <w:rPr>
                  <w:rFonts w:ascii="Times New Roman" w:hAnsi="Times New Roman" w:cs="Times New Roman" w:eastAsia="Times New Roman"/>
                  <w:sz w:val="20"/>
                  <w:szCs w:val="20"/>
                </w:rPr>
                <w:t xml:space="preserve">10</w:t>
              </w:r>
            </w:ins>
          </w:p>
        </w:tc>
        <w:tc>
          <w:tcPr>
            <w:tcW w:w="1927" w:type="dxa"/>
          </w:tcPr>
          <w:p>
            <w:pPr>
              <w:spacing w:after="80"/>
              <w:rPr>
                <w:ins w:id="9662" w:author="DS Corporation" w:date="2026-10-09T09:00:00Z"/>
              </w:rPr>
            </w:pPr>
            <w:ins w:id="9663" w:author="DS Corporation" w:date="2026-10-09T09:00:00Z">
              <w:r>
                <w:rPr>
                  <w:rFonts w:ascii="Times New Roman" w:hAnsi="Times New Roman" w:cs="Times New Roman" w:eastAsia="Times New Roman"/>
                  <w:sz w:val="20"/>
                  <w:szCs w:val="20"/>
                </w:rPr>
                <w:t xml:space="preserve">Dầu Neem</w:t>
              </w:r>
            </w:ins>
          </w:p>
        </w:tc>
        <w:tc>
          <w:tcPr>
            <w:tcW w:w="3175" w:type="dxa"/>
          </w:tcPr>
          <w:p>
            <w:pPr>
              <w:spacing w:after="80"/>
              <w:rPr>
                <w:ins w:id="9664" w:author="DS Corporation" w:date="2026-10-09T09:00:00Z"/>
              </w:rPr>
            </w:pPr>
            <w:ins w:id="9665" w:author="DS Corporation" w:date="2026-10-09T09:00:00Z">
              <w:r>
                <w:rPr>
                  <w:rFonts w:ascii="Times New Roman" w:hAnsi="Times New Roman" w:cs="Times New Roman" w:eastAsia="Times New Roman"/>
                  <w:sz w:val="20"/>
                  <w:szCs w:val="20"/>
                </w:rPr>
                <w:t xml:space="preserve">Azadirachta Indica Seed Oil</w:t>
              </w:r>
            </w:ins>
          </w:p>
        </w:tc>
        <w:tc>
          <w:tcPr>
            <w:tcW w:w="1077" w:type="dxa"/>
          </w:tcPr>
          <w:p>
            <w:pPr>
              <w:spacing w:after="80"/>
              <w:rPr>
                <w:ins w:id="9666" w:author="DS Corporation" w:date="2026-10-09T09:00:00Z"/>
              </w:rPr>
            </w:pPr>
            <w:ins w:id="9667" w:author="DS Corporation" w:date="2026-10-09T09:00:00Z">
              <w:r>
                <w:rPr>
                  <w:rFonts w:ascii="Times New Roman" w:hAnsi="Times New Roman" w:cs="Times New Roman" w:eastAsia="Times New Roman"/>
                  <w:sz w:val="20"/>
                  <w:szCs w:val="20"/>
                </w:rPr>
                <w:t xml:space="preserve">0,3</w:t>
              </w:r>
            </w:ins>
          </w:p>
        </w:tc>
        <w:tc>
          <w:tcPr>
            <w:tcW w:w="1360" w:type="dxa"/>
          </w:tcPr>
          <w:p>
            <w:pPr>
              <w:spacing w:after="80"/>
              <w:rPr>
                <w:ins w:id="9668" w:author="DS Corporation" w:date="2026-10-09T09:00:00Z"/>
              </w:rPr>
            </w:pPr>
            <w:ins w:id="9669" w:author="DS Corporation" w:date="2026-10-09T09:00:00Z">
              <w:r>
                <w:rPr>
                  <w:rFonts w:ascii="Times New Roman" w:hAnsi="Times New Roman" w:cs="Times New Roman" w:eastAsia="Times New Roman"/>
                  <w:sz w:val="20"/>
                  <w:szCs w:val="20"/>
                </w:rPr>
                <w:t xml:space="preserve">0,3 – 0,5</w:t>
              </w:r>
            </w:ins>
          </w:p>
        </w:tc>
        <w:tc>
          <w:tcPr>
            <w:tcW w:w="1077" w:type="dxa"/>
          </w:tcPr>
          <w:p>
            <w:pPr>
              <w:spacing w:after="80"/>
              <w:rPr>
                <w:ins w:id="9670" w:author="DS Corporation" w:date="2026-10-09T09:00:00Z"/>
              </w:rPr>
            </w:pPr>
            <w:ins w:id="9671" w:author="DS Corporation" w:date="2026-10-09T09:00:00Z">
              <w:r>
                <w:rPr>
                  <w:rFonts w:ascii="Times New Roman" w:hAnsi="Times New Roman" w:cs="Times New Roman" w:eastAsia="Times New Roman"/>
                  <w:sz w:val="20"/>
                  <w:szCs w:val="20"/>
                </w:rPr>
                <w:t xml:space="preserve">0,7</w:t>
              </w:r>
            </w:ins>
          </w:p>
        </w:tc>
      </w:tr>
      <w:tr>
        <w:trPr>
          <w:ins w:id="9672" w:author="DS Corporation" w:date="2026-10-09T09:00:00Z"/>
        </w:trPr>
        <w:tc>
          <w:tcPr>
            <w:tcW w:w="737" w:type="dxa"/>
          </w:tcPr>
          <w:p>
            <w:pPr>
              <w:spacing w:after="80"/>
              <w:rPr>
                <w:ins w:id="9673" w:author="DS Corporation" w:date="2026-10-09T09:00:00Z"/>
              </w:rPr>
            </w:pPr>
            <w:ins w:id="9674" w:author="DS Corporation" w:date="2026-10-09T09:00:00Z">
              <w:r>
                <w:rPr>
                  <w:rFonts w:ascii="Times New Roman" w:hAnsi="Times New Roman" w:cs="Times New Roman" w:eastAsia="Times New Roman"/>
                  <w:sz w:val="20"/>
                  <w:szCs w:val="20"/>
                </w:rPr>
                <w:t xml:space="preserve">11</w:t>
              </w:r>
            </w:ins>
          </w:p>
        </w:tc>
        <w:tc>
          <w:tcPr>
            <w:tcW w:w="1927" w:type="dxa"/>
          </w:tcPr>
          <w:p>
            <w:pPr>
              <w:spacing w:after="80"/>
              <w:rPr>
                <w:ins w:id="9675" w:author="DS Corporation" w:date="2026-10-09T09:00:00Z"/>
              </w:rPr>
            </w:pPr>
            <w:ins w:id="9676" w:author="DS Corporation" w:date="2026-10-09T09:00:00Z">
              <w:r>
                <w:rPr>
                  <w:rFonts w:ascii="Times New Roman" w:hAnsi="Times New Roman" w:cs="Times New Roman" w:eastAsia="Times New Roman"/>
                  <w:sz w:val="20"/>
                  <w:szCs w:val="20"/>
                </w:rPr>
                <w:t xml:space="preserve">Dầu chùm ngây</w:t>
              </w:r>
            </w:ins>
          </w:p>
        </w:tc>
        <w:tc>
          <w:tcPr>
            <w:tcW w:w="3175" w:type="dxa"/>
          </w:tcPr>
          <w:p>
            <w:pPr>
              <w:spacing w:after="80"/>
              <w:rPr>
                <w:ins w:id="9677" w:author="DS Corporation" w:date="2026-10-09T09:00:00Z"/>
              </w:rPr>
            </w:pPr>
            <w:ins w:id="9678" w:author="DS Corporation" w:date="2026-10-09T09:00:00Z">
              <w:r>
                <w:rPr>
                  <w:rFonts w:ascii="Times New Roman" w:hAnsi="Times New Roman" w:cs="Times New Roman" w:eastAsia="Times New Roman"/>
                  <w:sz w:val="20"/>
                  <w:szCs w:val="20"/>
                </w:rPr>
                <w:t xml:space="preserve">Moringa Oleifera Seed Oil</w:t>
              </w:r>
            </w:ins>
          </w:p>
        </w:tc>
        <w:tc>
          <w:tcPr>
            <w:tcW w:w="1077" w:type="dxa"/>
          </w:tcPr>
          <w:p>
            <w:pPr>
              <w:spacing w:after="80"/>
              <w:rPr>
                <w:ins w:id="9679" w:author="DS Corporation" w:date="2026-10-09T09:00:00Z"/>
              </w:rPr>
            </w:pPr>
            <w:ins w:id="9680" w:author="DS Corporation" w:date="2026-10-09T09:00:00Z">
              <w:r>
                <w:rPr>
                  <w:rFonts w:ascii="Times New Roman" w:hAnsi="Times New Roman" w:cs="Times New Roman" w:eastAsia="Times New Roman"/>
                  <w:sz w:val="20"/>
                  <w:szCs w:val="20"/>
                </w:rPr>
                <w:t xml:space="preserve">0,75</w:t>
              </w:r>
            </w:ins>
          </w:p>
        </w:tc>
        <w:tc>
          <w:tcPr>
            <w:tcW w:w="1360" w:type="dxa"/>
          </w:tcPr>
          <w:p>
            <w:pPr>
              <w:spacing w:after="80"/>
              <w:rPr>
                <w:ins w:id="9681" w:author="DS Corporation" w:date="2026-10-09T09:00:00Z"/>
              </w:rPr>
            </w:pPr>
            <w:ins w:id="9682" w:author="DS Corporation" w:date="2026-10-09T09:00:00Z">
              <w:r>
                <w:rPr>
                  <w:rFonts w:ascii="Times New Roman" w:hAnsi="Times New Roman" w:cs="Times New Roman" w:eastAsia="Times New Roman"/>
                  <w:sz w:val="20"/>
                  <w:szCs w:val="20"/>
                </w:rPr>
                <w:t xml:space="preserve">1,0 – 2,0</w:t>
              </w:r>
            </w:ins>
          </w:p>
        </w:tc>
        <w:tc>
          <w:tcPr>
            <w:tcW w:w="1077" w:type="dxa"/>
          </w:tcPr>
          <w:p>
            <w:pPr>
              <w:spacing w:after="80"/>
              <w:rPr>
                <w:ins w:id="9683" w:author="DS Corporation" w:date="2026-10-09T09:00:00Z"/>
              </w:rPr>
            </w:pPr>
            <w:ins w:id="9684" w:author="DS Corporation" w:date="2026-10-09T09:00:00Z">
              <w:r>
                <w:rPr>
                  <w:rFonts w:ascii="Times New Roman" w:hAnsi="Times New Roman" w:cs="Times New Roman" w:eastAsia="Times New Roman"/>
                  <w:sz w:val="20"/>
                  <w:szCs w:val="20"/>
                </w:rPr>
                <w:t xml:space="preserve">3,0</w:t>
              </w:r>
            </w:ins>
          </w:p>
        </w:tc>
      </w:tr>
      <w:tr>
        <w:trPr>
          <w:ins w:id="9685" w:author="DS Corporation" w:date="2026-10-09T09:00:00Z"/>
        </w:trPr>
        <w:tc>
          <w:tcPr>
            <w:tcW w:w="737" w:type="dxa"/>
          </w:tcPr>
          <w:p>
            <w:pPr>
              <w:spacing w:after="80"/>
              <w:rPr>
                <w:ins w:id="9686" w:author="DS Corporation" w:date="2026-10-09T09:00:00Z"/>
              </w:rPr>
            </w:pPr>
            <w:ins w:id="9687" w:author="DS Corporation" w:date="2026-10-09T09:00:00Z">
              <w:r>
                <w:rPr>
                  <w:rFonts w:ascii="Times New Roman" w:hAnsi="Times New Roman" w:cs="Times New Roman" w:eastAsia="Times New Roman"/>
                  <w:sz w:val="20"/>
                  <w:szCs w:val="20"/>
                </w:rPr>
                <w:t xml:space="preserve">20</w:t>
              </w:r>
            </w:ins>
          </w:p>
        </w:tc>
        <w:tc>
          <w:tcPr>
            <w:tcW w:w="1927" w:type="dxa"/>
          </w:tcPr>
          <w:p>
            <w:pPr>
              <w:spacing w:after="80"/>
              <w:rPr>
                <w:ins w:id="9688" w:author="DS Corporation" w:date="2026-10-09T09:00:00Z"/>
              </w:rPr>
            </w:pPr>
            <w:ins w:id="9689" w:author="DS Corporation" w:date="2026-10-09T09:00:00Z">
              <w:r>
                <w:rPr>
                  <w:rFonts w:ascii="Times New Roman" w:hAnsi="Times New Roman" w:cs="Times New Roman" w:eastAsia="Times New Roman"/>
                  <w:sz w:val="20"/>
                  <w:szCs w:val="20"/>
                </w:rPr>
                <w:t xml:space="preserve">Bisabolol</w:t>
              </w:r>
            </w:ins>
          </w:p>
        </w:tc>
        <w:tc>
          <w:tcPr>
            <w:tcW w:w="3175" w:type="dxa"/>
          </w:tcPr>
          <w:p>
            <w:pPr>
              <w:spacing w:after="80"/>
              <w:rPr>
                <w:ins w:id="9690" w:author="DS Corporation" w:date="2026-10-09T09:00:00Z"/>
              </w:rPr>
            </w:pPr>
            <w:ins w:id="9691" w:author="DS Corporation" w:date="2026-10-09T09:00:00Z">
              <w:r>
                <w:rPr>
                  <w:rFonts w:ascii="Times New Roman" w:hAnsi="Times New Roman" w:cs="Times New Roman" w:eastAsia="Times New Roman"/>
                  <w:sz w:val="20"/>
                  <w:szCs w:val="20"/>
                </w:rPr>
                <w:t xml:space="preserve">Bisabolol</w:t>
              </w:r>
            </w:ins>
          </w:p>
        </w:tc>
        <w:tc>
          <w:tcPr>
            <w:tcW w:w="1077" w:type="dxa"/>
          </w:tcPr>
          <w:p>
            <w:pPr>
              <w:spacing w:after="80"/>
              <w:rPr>
                <w:ins w:id="9692" w:author="DS Corporation" w:date="2026-10-09T09:00:00Z"/>
              </w:rPr>
            </w:pPr>
            <w:ins w:id="9693" w:author="DS Corporation" w:date="2026-10-09T09:00:00Z">
              <w:r>
                <w:rPr>
                  <w:rFonts w:ascii="Times New Roman" w:hAnsi="Times New Roman" w:cs="Times New Roman" w:eastAsia="Times New Roman"/>
                  <w:sz w:val="20"/>
                  <w:szCs w:val="20"/>
                </w:rPr>
                <w:t xml:space="preserve">0,2</w:t>
              </w:r>
            </w:ins>
          </w:p>
        </w:tc>
        <w:tc>
          <w:tcPr>
            <w:tcW w:w="1360" w:type="dxa"/>
          </w:tcPr>
          <w:p>
            <w:pPr>
              <w:spacing w:after="80"/>
              <w:rPr>
                <w:ins w:id="9694" w:author="DS Corporation" w:date="2026-10-09T09:00:00Z"/>
              </w:rPr>
            </w:pPr>
            <w:ins w:id="9695" w:author="DS Corporation" w:date="2026-10-09T09:00:00Z">
              <w:r>
                <w:rPr>
                  <w:rFonts w:ascii="Times New Roman" w:hAnsi="Times New Roman" w:cs="Times New Roman" w:eastAsia="Times New Roman"/>
                  <w:sz w:val="20"/>
                  <w:szCs w:val="20"/>
                </w:rPr>
                <w:t xml:space="preserve">0,3 – 0,5</w:t>
              </w:r>
            </w:ins>
          </w:p>
        </w:tc>
        <w:tc>
          <w:tcPr>
            <w:tcW w:w="1077" w:type="dxa"/>
          </w:tcPr>
          <w:p>
            <w:pPr>
              <w:spacing w:after="80"/>
              <w:rPr>
                <w:ins w:id="9696" w:author="DS Corporation" w:date="2026-10-09T09:00:00Z"/>
              </w:rPr>
            </w:pPr>
            <w:ins w:id="9697" w:author="DS Corporation" w:date="2026-10-09T09:00:00Z">
              <w:r>
                <w:rPr>
                  <w:rFonts w:ascii="Times New Roman" w:hAnsi="Times New Roman" w:cs="Times New Roman" w:eastAsia="Times New Roman"/>
                  <w:sz w:val="20"/>
                  <w:szCs w:val="20"/>
                </w:rPr>
                <w:t xml:space="preserve">1,0</w:t>
              </w:r>
            </w:ins>
          </w:p>
        </w:tc>
      </w:tr>
      <w:tr>
        <w:trPr>
          <w:ins w:id="9698" w:author="DS Corporation" w:date="2026-10-09T09:00:00Z"/>
        </w:trPr>
        <w:tc>
          <w:tcPr>
            <w:tcW w:w="737" w:type="dxa"/>
          </w:tcPr>
          <w:p>
            <w:pPr>
              <w:spacing w:after="80"/>
              <w:rPr>
                <w:ins w:id="9699" w:author="DS Corporation" w:date="2026-10-09T09:00:00Z"/>
              </w:rPr>
            </w:pPr>
            <w:ins w:id="9700" w:author="DS Corporation" w:date="2026-10-09T09:00:00Z">
              <w:r>
                <w:rPr>
                  <w:rFonts w:ascii="Times New Roman" w:hAnsi="Times New Roman" w:cs="Times New Roman" w:eastAsia="Times New Roman"/>
                  <w:sz w:val="20"/>
                  <w:szCs w:val="20"/>
                </w:rPr>
                <w:t xml:space="preserve">22</w:t>
              </w:r>
            </w:ins>
          </w:p>
        </w:tc>
        <w:tc>
          <w:tcPr>
            <w:tcW w:w="1927" w:type="dxa"/>
          </w:tcPr>
          <w:p>
            <w:pPr>
              <w:spacing w:after="80"/>
              <w:rPr>
                <w:ins w:id="9701" w:author="DS Corporation" w:date="2026-10-09T09:00:00Z"/>
              </w:rPr>
            </w:pPr>
            <w:ins w:id="9702" w:author="DS Corporation" w:date="2026-10-09T09:00:00Z">
              <w:r>
                <w:rPr>
                  <w:rFonts w:ascii="Times New Roman" w:hAnsi="Times New Roman" w:cs="Times New Roman" w:eastAsia="Times New Roman"/>
                  <w:sz w:val="20"/>
                  <w:szCs w:val="20"/>
                </w:rPr>
                <w:t xml:space="preserve">Tocopherol 100</w:t>
              </w:r>
            </w:ins>
          </w:p>
        </w:tc>
        <w:tc>
          <w:tcPr>
            <w:tcW w:w="3175" w:type="dxa"/>
          </w:tcPr>
          <w:p>
            <w:pPr>
              <w:spacing w:after="80"/>
              <w:rPr>
                <w:ins w:id="9703" w:author="DS Corporation" w:date="2026-10-09T09:00:00Z"/>
              </w:rPr>
            </w:pPr>
            <w:ins w:id="9704" w:author="DS Corporation" w:date="2026-10-09T09:00:00Z">
              <w:r>
                <w:rPr>
                  <w:rFonts w:ascii="Times New Roman" w:hAnsi="Times New Roman" w:cs="Times New Roman" w:eastAsia="Times New Roman"/>
                  <w:sz w:val="20"/>
                  <w:szCs w:val="20"/>
                </w:rPr>
                <w:t xml:space="preserve">Tocopherol</w:t>
              </w:r>
            </w:ins>
          </w:p>
        </w:tc>
        <w:tc>
          <w:tcPr>
            <w:tcW w:w="1077" w:type="dxa"/>
          </w:tcPr>
          <w:p>
            <w:pPr>
              <w:spacing w:after="80"/>
              <w:rPr>
                <w:ins w:id="9705" w:author="DS Corporation" w:date="2026-10-09T09:00:00Z"/>
              </w:rPr>
            </w:pPr>
            <w:ins w:id="9706" w:author="DS Corporation" w:date="2026-10-09T09:00:00Z">
              <w:r>
                <w:rPr>
                  <w:rFonts w:ascii="Times New Roman" w:hAnsi="Times New Roman" w:cs="Times New Roman" w:eastAsia="Times New Roman"/>
                  <w:sz w:val="20"/>
                  <w:szCs w:val="20"/>
                </w:rPr>
                <w:t xml:space="preserve">0,2</w:t>
              </w:r>
            </w:ins>
          </w:p>
        </w:tc>
        <w:tc>
          <w:tcPr>
            <w:tcW w:w="1360" w:type="dxa"/>
          </w:tcPr>
          <w:p>
            <w:pPr>
              <w:spacing w:after="80"/>
              <w:rPr>
                <w:ins w:id="9707" w:author="DS Corporation" w:date="2026-10-09T09:00:00Z"/>
              </w:rPr>
            </w:pPr>
            <w:ins w:id="9708" w:author="DS Corporation" w:date="2026-10-09T09:00:00Z">
              <w:r>
                <w:rPr>
                  <w:rFonts w:ascii="Times New Roman" w:hAnsi="Times New Roman" w:cs="Times New Roman" w:eastAsia="Times New Roman"/>
                  <w:sz w:val="20"/>
                  <w:szCs w:val="20"/>
                </w:rPr>
                <w:t xml:space="preserve">0,2 – 0,3</w:t>
              </w:r>
            </w:ins>
          </w:p>
        </w:tc>
        <w:tc>
          <w:tcPr>
            <w:tcW w:w="1077" w:type="dxa"/>
          </w:tcPr>
          <w:p>
            <w:pPr>
              <w:spacing w:after="80"/>
              <w:rPr>
                <w:ins w:id="9709" w:author="DS Corporation" w:date="2026-10-09T09:00:00Z"/>
              </w:rPr>
            </w:pPr>
            <w:ins w:id="9710" w:author="DS Corporation" w:date="2026-10-09T09:00:00Z">
              <w:r>
                <w:rPr>
                  <w:rFonts w:ascii="Times New Roman" w:hAnsi="Times New Roman" w:cs="Times New Roman" w:eastAsia="Times New Roman"/>
                  <w:sz w:val="20"/>
                  <w:szCs w:val="20"/>
                </w:rPr>
                <w:t xml:space="preserve">0,5</w:t>
              </w:r>
            </w:ins>
          </w:p>
        </w:tc>
      </w:tr>
    </w:tbl>
    <w:p>
      <w:pPr>
        <w:spacing w:after="80"/>
        <w:rPr>
          <w:ins w:id="9711" w:author="DS Corporation" w:date="2026-10-09T09:00:00Z"/>
        </w:rPr>
      </w:pPr>
      <w:ins w:id="9712" w:author="DS Corporation" w:date="2026-10-09T09:00:00Z">
        <w:r>
          <w:rPr>
            <w:rFonts w:ascii="Times New Roman" w:hAnsi="Times New Roman" w:cs="Times New Roman" w:eastAsia="Times New Roman"/>
            <w:i/>
            <w:sz w:val="20"/>
            <w:szCs w:val="20"/>
          </w:rPr>
          <w:t xml:space="preserve">Ghi chú: hàm lượng Amla tính theo nguyên liệu “Amla oil” Bên B đang sử dụng; nếu nguyên liệu ở dạng đậm đặc, Bên B quy đổi theo COA để lượng chiết xuất amla thực tế không thấp hơn 0,8%.</w:t>
        </w:r>
      </w:ins>
    </w:p>
    <w:p>
      <w:pPr>
        <w:spacing w:after="80"/>
        <w:rPr>
          <w:ins w:id="9713" w:author="DS Corporation" w:date="2026-10-09T09:00:00Z"/>
        </w:rPr>
      </w:pPr>
      <w:ins w:id="9714" w:author="DS Corporation" w:date="2026-10-09T09:00:00Z">
        <w:r>
          <w:rPr>
            <w:rFonts w:ascii="Times New Roman" w:hAnsi="Times New Roman" w:cs="Times New Roman" w:eastAsia="Times New Roman"/>
            <w:b/>
            <w:sz w:val="24"/>
            <w:szCs w:val="24"/>
          </w:rPr>
          <w:t xml:space="preserve">C. Giới hạn an toàn bắt buộc.</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252"/>
        <w:gridCol w:w="1417"/>
        <w:gridCol w:w="3685"/>
      </w:tblGrid>
      <w:tr>
        <w:trPr>
          <w:ins w:id="9715" w:author="DS Corporation" w:date="2026-10-09T09:00:00Z"/>
        </w:trPr>
        <w:tc>
          <w:tcPr>
            <w:tcW w:w="4252" w:type="dxa"/>
            <w:shd w:val="clear" w:color="auto" w:fill="D9D9D9"/>
          </w:tcPr>
          <w:p>
            <w:pPr>
              <w:spacing w:after="80"/>
              <w:rPr>
                <w:ins w:id="9716" w:author="DS Corporation" w:date="2026-10-09T09:00:00Z"/>
              </w:rPr>
            </w:pPr>
            <w:ins w:id="9717" w:author="DS Corporation" w:date="2026-10-09T09:00:00Z">
              <w:r>
                <w:rPr>
                  <w:rFonts w:ascii="Times New Roman" w:hAnsi="Times New Roman" w:cs="Times New Roman" w:eastAsia="Times New Roman"/>
                  <w:b/>
                  <w:sz w:val="20"/>
                  <w:szCs w:val="20"/>
                </w:rPr>
                <w:t xml:space="preserve">Thành phần / nhóm</w:t>
              </w:r>
            </w:ins>
          </w:p>
        </w:tc>
        <w:tc>
          <w:tcPr>
            <w:tcW w:w="1417" w:type="dxa"/>
            <w:shd w:val="clear" w:color="auto" w:fill="D9D9D9"/>
          </w:tcPr>
          <w:p>
            <w:pPr>
              <w:spacing w:after="80"/>
              <w:rPr>
                <w:ins w:id="9718" w:author="DS Corporation" w:date="2026-10-09T09:00:00Z"/>
              </w:rPr>
            </w:pPr>
            <w:ins w:id="9719" w:author="DS Corporation" w:date="2026-10-09T09:00:00Z">
              <w:r>
                <w:rPr>
                  <w:rFonts w:ascii="Times New Roman" w:hAnsi="Times New Roman" w:cs="Times New Roman" w:eastAsia="Times New Roman"/>
                  <w:b/>
                  <w:sz w:val="20"/>
                  <w:szCs w:val="20"/>
                </w:rPr>
                <w:t xml:space="preserve">Giới hạn</w:t>
              </w:r>
            </w:ins>
          </w:p>
        </w:tc>
        <w:tc>
          <w:tcPr>
            <w:tcW w:w="3685" w:type="dxa"/>
            <w:shd w:val="clear" w:color="auto" w:fill="D9D9D9"/>
          </w:tcPr>
          <w:p>
            <w:pPr>
              <w:spacing w:after="80"/>
              <w:rPr>
                <w:ins w:id="9720" w:author="DS Corporation" w:date="2026-10-09T09:00:00Z"/>
              </w:rPr>
            </w:pPr>
            <w:ins w:id="9721" w:author="DS Corporation" w:date="2026-10-09T09:00:00Z">
              <w:r>
                <w:rPr>
                  <w:rFonts w:ascii="Times New Roman" w:hAnsi="Times New Roman" w:cs="Times New Roman" w:eastAsia="Times New Roman"/>
                  <w:b/>
                  <w:sz w:val="20"/>
                  <w:szCs w:val="20"/>
                </w:rPr>
                <w:t xml:space="preserve">Mục đích</w:t>
              </w:r>
            </w:ins>
          </w:p>
        </w:tc>
      </w:tr>
      <w:tr>
        <w:trPr>
          <w:ins w:id="9722" w:author="DS Corporation" w:date="2026-10-09T09:00:00Z"/>
        </w:trPr>
        <w:tc>
          <w:tcPr>
            <w:tcW w:w="4252" w:type="dxa"/>
          </w:tcPr>
          <w:p>
            <w:pPr>
              <w:spacing w:after="80"/>
              <w:rPr>
                <w:ins w:id="9723" w:author="DS Corporation" w:date="2026-10-09T09:00:00Z"/>
              </w:rPr>
            </w:pPr>
            <w:ins w:id="9724" w:author="DS Corporation" w:date="2026-10-09T09:00:00Z">
              <w:r>
                <w:rPr>
                  <w:rFonts w:ascii="Times New Roman" w:hAnsi="Times New Roman" w:cs="Times New Roman" w:eastAsia="Times New Roman"/>
                  <w:sz w:val="20"/>
                  <w:szCs w:val="20"/>
                </w:rPr>
                <w:t xml:space="preserve">Tinh dầu bạc hà – Mentha Piperita Oil</w:t>
              </w:r>
            </w:ins>
          </w:p>
        </w:tc>
        <w:tc>
          <w:tcPr>
            <w:tcW w:w="1417" w:type="dxa"/>
          </w:tcPr>
          <w:p>
            <w:pPr>
              <w:spacing w:after="80"/>
              <w:rPr>
                <w:ins w:id="9725" w:author="DS Corporation" w:date="2026-10-09T09:00:00Z"/>
              </w:rPr>
            </w:pPr>
            <w:ins w:id="9726" w:author="DS Corporation" w:date="2026-10-09T09:00:00Z">
              <w:r>
                <w:rPr>
                  <w:rFonts w:ascii="Times New Roman" w:hAnsi="Times New Roman" w:cs="Times New Roman" w:eastAsia="Times New Roman"/>
                  <w:sz w:val="20"/>
                  <w:szCs w:val="20"/>
                </w:rPr>
                <w:t xml:space="preserve">≤ 0,5%</w:t>
              </w:r>
            </w:ins>
          </w:p>
        </w:tc>
        <w:tc>
          <w:tcPr>
            <w:tcW w:w="3685" w:type="dxa"/>
          </w:tcPr>
          <w:p>
            <w:pPr>
              <w:spacing w:after="80"/>
              <w:rPr>
                <w:ins w:id="9727" w:author="DS Corporation" w:date="2026-10-09T09:00:00Z"/>
              </w:rPr>
            </w:pPr>
            <w:ins w:id="9728" w:author="DS Corporation" w:date="2026-10-09T09:00:00Z">
              <w:r>
                <w:rPr>
                  <w:rFonts w:ascii="Times New Roman" w:hAnsi="Times New Roman" w:cs="Times New Roman" w:eastAsia="Times New Roman"/>
                  <w:sz w:val="20"/>
                  <w:szCs w:val="20"/>
                </w:rPr>
                <w:t xml:space="preserve">Tránh buốt rát da đầu</w:t>
              </w:r>
            </w:ins>
          </w:p>
        </w:tc>
      </w:tr>
      <w:tr>
        <w:trPr>
          <w:ins w:id="9729" w:author="DS Corporation" w:date="2026-10-09T09:00:00Z"/>
        </w:trPr>
        <w:tc>
          <w:tcPr>
            <w:tcW w:w="4252" w:type="dxa"/>
          </w:tcPr>
          <w:p>
            <w:pPr>
              <w:spacing w:after="80"/>
              <w:rPr>
                <w:ins w:id="9730" w:author="DS Corporation" w:date="2026-10-09T09:00:00Z"/>
              </w:rPr>
            </w:pPr>
            <w:ins w:id="9731" w:author="DS Corporation" w:date="2026-10-09T09:00:00Z">
              <w:r>
                <w:rPr>
                  <w:rFonts w:ascii="Times New Roman" w:hAnsi="Times New Roman" w:cs="Times New Roman" w:eastAsia="Times New Roman"/>
                  <w:sz w:val="20"/>
                  <w:szCs w:val="20"/>
                </w:rPr>
                <w:t xml:space="preserve">Tinh dầu gừng – Zingiber Officinale Root Oil</w:t>
              </w:r>
            </w:ins>
          </w:p>
        </w:tc>
        <w:tc>
          <w:tcPr>
            <w:tcW w:w="1417" w:type="dxa"/>
          </w:tcPr>
          <w:p>
            <w:pPr>
              <w:spacing w:after="80"/>
              <w:rPr>
                <w:ins w:id="9732" w:author="DS Corporation" w:date="2026-10-09T09:00:00Z"/>
              </w:rPr>
            </w:pPr>
            <w:ins w:id="9733" w:author="DS Corporation" w:date="2026-10-09T09:00:00Z">
              <w:r>
                <w:rPr>
                  <w:rFonts w:ascii="Times New Roman" w:hAnsi="Times New Roman" w:cs="Times New Roman" w:eastAsia="Times New Roman"/>
                  <w:sz w:val="20"/>
                  <w:szCs w:val="20"/>
                </w:rPr>
                <w:t xml:space="preserve">≤ 0,3%</w:t>
              </w:r>
            </w:ins>
          </w:p>
        </w:tc>
        <w:tc>
          <w:tcPr>
            <w:tcW w:w="3685" w:type="dxa"/>
          </w:tcPr>
          <w:p>
            <w:pPr>
              <w:spacing w:after="80"/>
              <w:rPr>
                <w:ins w:id="9734" w:author="DS Corporation" w:date="2026-10-09T09:00:00Z"/>
              </w:rPr>
            </w:pPr>
            <w:ins w:id="9735" w:author="DS Corporation" w:date="2026-10-09T09:00:00Z">
              <w:r>
                <w:rPr>
                  <w:rFonts w:ascii="Times New Roman" w:hAnsi="Times New Roman" w:cs="Times New Roman" w:eastAsia="Times New Roman"/>
                  <w:sz w:val="20"/>
                  <w:szCs w:val="20"/>
                </w:rPr>
                <w:t xml:space="preserve">Tránh nóng rát</w:t>
              </w:r>
            </w:ins>
          </w:p>
        </w:tc>
      </w:tr>
      <w:tr>
        <w:trPr>
          <w:ins w:id="9736" w:author="DS Corporation" w:date="2026-10-09T09:00:00Z"/>
        </w:trPr>
        <w:tc>
          <w:tcPr>
            <w:tcW w:w="4252" w:type="dxa"/>
          </w:tcPr>
          <w:p>
            <w:pPr>
              <w:spacing w:after="80"/>
              <w:rPr>
                <w:ins w:id="9737" w:author="DS Corporation" w:date="2026-10-09T09:00:00Z"/>
              </w:rPr>
            </w:pPr>
            <w:ins w:id="9738" w:author="DS Corporation" w:date="2026-10-09T09:00:00Z">
              <w:r>
                <w:rPr>
                  <w:rFonts w:ascii="Times New Roman" w:hAnsi="Times New Roman" w:cs="Times New Roman" w:eastAsia="Times New Roman"/>
                  <w:sz w:val="20"/>
                  <w:szCs w:val="20"/>
                </w:rPr>
                <w:t xml:space="preserve">Tinh dầu bưởi – Citrus Maxima/Grandis Peel Oil</w:t>
              </w:r>
            </w:ins>
          </w:p>
        </w:tc>
        <w:tc>
          <w:tcPr>
            <w:tcW w:w="1417" w:type="dxa"/>
          </w:tcPr>
          <w:p>
            <w:pPr>
              <w:spacing w:after="80"/>
              <w:rPr>
                <w:ins w:id="9739" w:author="DS Corporation" w:date="2026-10-09T09:00:00Z"/>
              </w:rPr>
            </w:pPr>
            <w:ins w:id="9740" w:author="DS Corporation" w:date="2026-10-09T09:00:00Z">
              <w:r>
                <w:rPr>
                  <w:rFonts w:ascii="Times New Roman" w:hAnsi="Times New Roman" w:cs="Times New Roman" w:eastAsia="Times New Roman"/>
                  <w:sz w:val="20"/>
                  <w:szCs w:val="20"/>
                </w:rPr>
                <w:t xml:space="preserve">≤ 0,8%</w:t>
              </w:r>
            </w:ins>
          </w:p>
        </w:tc>
        <w:tc>
          <w:tcPr>
            <w:tcW w:w="3685" w:type="dxa"/>
          </w:tcPr>
          <w:p>
            <w:pPr>
              <w:spacing w:after="80"/>
              <w:rPr>
                <w:ins w:id="9741" w:author="DS Corporation" w:date="2026-10-09T09:00:00Z"/>
              </w:rPr>
            </w:pPr>
            <w:ins w:id="9742" w:author="DS Corporation" w:date="2026-10-09T09:00:00Z">
              <w:r>
                <w:rPr>
                  <w:rFonts w:ascii="Times New Roman" w:hAnsi="Times New Roman" w:cs="Times New Roman" w:eastAsia="Times New Roman"/>
                  <w:sz w:val="20"/>
                  <w:szCs w:val="20"/>
                </w:rPr>
                <w:t xml:space="preserve">Limonene là chất gây mẫn cảm; ưu tiên loại chưng cất/FCF</w:t>
              </w:r>
            </w:ins>
          </w:p>
        </w:tc>
      </w:tr>
      <w:tr>
        <w:trPr>
          <w:ins w:id="9743" w:author="DS Corporation" w:date="2026-10-09T09:00:00Z"/>
        </w:trPr>
        <w:tc>
          <w:tcPr>
            <w:tcW w:w="4252" w:type="dxa"/>
          </w:tcPr>
          <w:p>
            <w:pPr>
              <w:spacing w:after="80"/>
              <w:rPr>
                <w:ins w:id="9744" w:author="DS Corporation" w:date="2026-10-09T09:00:00Z"/>
              </w:rPr>
            </w:pPr>
            <w:ins w:id="9745" w:author="DS Corporation" w:date="2026-10-09T09:00:00Z">
              <w:r>
                <w:rPr>
                  <w:rFonts w:ascii="Times New Roman" w:hAnsi="Times New Roman" w:cs="Times New Roman" w:eastAsia="Times New Roman"/>
                  <w:sz w:val="20"/>
                  <w:szCs w:val="20"/>
                </w:rPr>
                <w:t xml:space="preserve">Tổng tinh dầu (hương thảo, bưởi, tràm trà, bạc hà, oải hương, gừng, nghệ)</w:t>
              </w:r>
            </w:ins>
          </w:p>
        </w:tc>
        <w:tc>
          <w:tcPr>
            <w:tcW w:w="1417" w:type="dxa"/>
          </w:tcPr>
          <w:p>
            <w:pPr>
              <w:spacing w:after="80"/>
              <w:rPr>
                <w:ins w:id="9746" w:author="DS Corporation" w:date="2026-10-09T09:00:00Z"/>
              </w:rPr>
            </w:pPr>
            <w:ins w:id="9747" w:author="DS Corporation" w:date="2026-10-09T09:00:00Z">
              <w:r>
                <w:rPr>
                  <w:rFonts w:ascii="Times New Roman" w:hAnsi="Times New Roman" w:cs="Times New Roman" w:eastAsia="Times New Roman"/>
                  <w:sz w:val="20"/>
                  <w:szCs w:val="20"/>
                </w:rPr>
                <w:t xml:space="preserve">≤ 3,5%</w:t>
              </w:r>
            </w:ins>
          </w:p>
        </w:tc>
        <w:tc>
          <w:tcPr>
            <w:tcW w:w="3685" w:type="dxa"/>
          </w:tcPr>
          <w:p>
            <w:pPr>
              <w:spacing w:after="80"/>
              <w:rPr>
                <w:ins w:id="9748" w:author="DS Corporation" w:date="2026-10-09T09:00:00Z"/>
              </w:rPr>
            </w:pPr>
            <w:ins w:id="9749" w:author="DS Corporation" w:date="2026-10-09T09:00:00Z">
              <w:r>
                <w:rPr>
                  <w:rFonts w:ascii="Times New Roman" w:hAnsi="Times New Roman" w:cs="Times New Roman" w:eastAsia="Times New Roman"/>
                  <w:sz w:val="20"/>
                  <w:szCs w:val="20"/>
                </w:rPr>
                <w:t xml:space="preserve">Giới hạn kích ứng &amp; allergen phải ghi nhãn</w:t>
              </w:r>
            </w:ins>
          </w:p>
        </w:tc>
      </w:tr>
      <w:tr>
        <w:trPr>
          <w:ins w:id="9750" w:author="DS Corporation" w:date="2026-10-09T09:00:00Z"/>
        </w:trPr>
        <w:tc>
          <w:tcPr>
            <w:tcW w:w="4252" w:type="dxa"/>
          </w:tcPr>
          <w:p>
            <w:pPr>
              <w:spacing w:after="80"/>
              <w:rPr>
                <w:ins w:id="9751" w:author="DS Corporation" w:date="2026-10-09T09:00:00Z"/>
              </w:rPr>
            </w:pPr>
            <w:ins w:id="9752" w:author="DS Corporation" w:date="2026-10-09T09:00:00Z">
              <w:r>
                <w:rPr>
                  <w:rFonts w:ascii="Times New Roman" w:hAnsi="Times New Roman" w:cs="Times New Roman" w:eastAsia="Times New Roman"/>
                  <w:sz w:val="20"/>
                  <w:szCs w:val="20"/>
                </w:rPr>
                <w:t xml:space="preserve">Nước, dầu khoáng (Mineral Oil/Paraffinum Liquidum), paraben, silicone</w:t>
              </w:r>
            </w:ins>
          </w:p>
        </w:tc>
        <w:tc>
          <w:tcPr>
            <w:tcW w:w="1417" w:type="dxa"/>
          </w:tcPr>
          <w:p>
            <w:pPr>
              <w:spacing w:after="80"/>
              <w:rPr>
                <w:ins w:id="9753" w:author="DS Corporation" w:date="2026-10-09T09:00:00Z"/>
              </w:rPr>
            </w:pPr>
            <w:ins w:id="9754" w:author="DS Corporation" w:date="2026-10-09T09:00:00Z">
              <w:r>
                <w:rPr>
                  <w:rFonts w:ascii="Times New Roman" w:hAnsi="Times New Roman" w:cs="Times New Roman" w:eastAsia="Times New Roman"/>
                  <w:sz w:val="20"/>
                  <w:szCs w:val="20"/>
                </w:rPr>
                <w:t xml:space="preserve">Không chứa</w:t>
              </w:r>
            </w:ins>
          </w:p>
        </w:tc>
        <w:tc>
          <w:tcPr>
            <w:tcW w:w="3685" w:type="dxa"/>
          </w:tcPr>
          <w:p>
            <w:pPr>
              <w:spacing w:after="80"/>
              <w:rPr>
                <w:ins w:id="9755" w:author="DS Corporation" w:date="2026-10-09T09:00:00Z"/>
              </w:rPr>
            </w:pPr>
            <w:ins w:id="9756" w:author="DS Corporation" w:date="2026-10-09T09:00:00Z">
              <w:r>
                <w:rPr>
                  <w:rFonts w:ascii="Times New Roman" w:hAnsi="Times New Roman" w:cs="Times New Roman" w:eastAsia="Times New Roman"/>
                  <w:sz w:val="20"/>
                  <w:szCs w:val="20"/>
                </w:rPr>
                <w:t xml:space="preserve">Theo định hướng sản phẩm</w:t>
              </w:r>
            </w:ins>
          </w:p>
        </w:tc>
      </w:tr>
    </w:tbl>
    <w:p>
      <w:pPr>
        <w:spacing w:after="80"/>
        <w:rPr>
          <w:ins w:id="9757" w:author="DS Corporation" w:date="2026-10-09T09:00:00Z"/>
        </w:rPr>
      </w:pPr>
      <w:ins w:id="9758" w:author="DS Corporation" w:date="2026-10-09T09:00:00Z">
        <w:r>
          <w:rPr>
            <w:rFonts w:ascii="Times New Roman" w:hAnsi="Times New Roman" w:cs="Times New Roman" w:eastAsia="Times New Roman"/>
            <w:b/>
            <w:sz w:val="24"/>
            <w:szCs w:val="24"/>
          </w:rPr>
          <w:t xml:space="preserve">D. Hồ sơ công thức Bên B bàn giao cho Bên A</w:t>
        </w:r>
      </w:ins>
      <w:ins w:id="9759" w:author="DS Corporation" w:date="2026-10-09T09:00:00Z">
        <w:r>
          <w:rPr>
            <w:rFonts w:ascii="Times New Roman" w:hAnsi="Times New Roman" w:cs="Times New Roman" w:eastAsia="Times New Roman"/>
            <w:sz w:val="24"/>
            <w:szCs w:val="24"/>
          </w:rPr>
          <w:t xml:space="preserve"> (trong vòng 05 ngày làm việc kể từ ngày ký Hợp đồng, trước khi ký mẫu chốt). Hồ sơ công thức thuộc quyền sở hữu của Bên A.</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80"/>
        <w:gridCol w:w="2268"/>
        <w:gridCol w:w="6407"/>
      </w:tblGrid>
      <w:tr>
        <w:trPr>
          <w:ins w:id="9760" w:author="DS Corporation" w:date="2026-10-09T09:00:00Z"/>
        </w:trPr>
        <w:tc>
          <w:tcPr>
            <w:tcW w:w="680" w:type="dxa"/>
            <w:shd w:val="clear" w:color="auto" w:fill="D9D9D9"/>
          </w:tcPr>
          <w:p>
            <w:pPr>
              <w:spacing w:after="80"/>
              <w:rPr>
                <w:ins w:id="9761" w:author="DS Corporation" w:date="2026-10-09T09:00:00Z"/>
              </w:rPr>
            </w:pPr>
            <w:ins w:id="9762" w:author="DS Corporation" w:date="2026-10-09T09:00:00Z">
              <w:r>
                <w:rPr>
                  <w:rFonts w:ascii="Times New Roman" w:hAnsi="Times New Roman" w:cs="Times New Roman" w:eastAsia="Times New Roman"/>
                  <w:b/>
                  <w:sz w:val="20"/>
                  <w:szCs w:val="20"/>
                </w:rPr>
                <w:t xml:space="preserve">STT</w:t>
              </w:r>
            </w:ins>
          </w:p>
        </w:tc>
        <w:tc>
          <w:tcPr>
            <w:tcW w:w="2268" w:type="dxa"/>
            <w:shd w:val="clear" w:color="auto" w:fill="D9D9D9"/>
          </w:tcPr>
          <w:p>
            <w:pPr>
              <w:spacing w:after="80"/>
              <w:rPr>
                <w:ins w:id="9763" w:author="DS Corporation" w:date="2026-10-09T09:00:00Z"/>
              </w:rPr>
            </w:pPr>
            <w:ins w:id="9764" w:author="DS Corporation" w:date="2026-10-09T09:00:00Z">
              <w:r>
                <w:rPr>
                  <w:rFonts w:ascii="Times New Roman" w:hAnsi="Times New Roman" w:cs="Times New Roman" w:eastAsia="Times New Roman"/>
                  <w:b/>
                  <w:sz w:val="20"/>
                  <w:szCs w:val="20"/>
                </w:rPr>
                <w:t xml:space="preserve">Tài liệu</w:t>
              </w:r>
            </w:ins>
          </w:p>
        </w:tc>
        <w:tc>
          <w:tcPr>
            <w:tcW w:w="6407" w:type="dxa"/>
            <w:shd w:val="clear" w:color="auto" w:fill="D9D9D9"/>
          </w:tcPr>
          <w:p>
            <w:pPr>
              <w:spacing w:after="80"/>
              <w:rPr>
                <w:ins w:id="9765" w:author="DS Corporation" w:date="2026-10-09T09:00:00Z"/>
              </w:rPr>
            </w:pPr>
            <w:ins w:id="9766" w:author="DS Corporation" w:date="2026-10-09T09:00:00Z">
              <w:r>
                <w:rPr>
                  <w:rFonts w:ascii="Times New Roman" w:hAnsi="Times New Roman" w:cs="Times New Roman" w:eastAsia="Times New Roman"/>
                  <w:b/>
                  <w:sz w:val="20"/>
                  <w:szCs w:val="20"/>
                </w:rPr>
                <w:t xml:space="preserve">Nội dung chi tiết tối thiểu</w:t>
              </w:r>
            </w:ins>
          </w:p>
        </w:tc>
      </w:tr>
      <w:tr>
        <w:trPr>
          <w:ins w:id="9767" w:author="DS Corporation" w:date="2026-10-09T09:00:00Z"/>
        </w:trPr>
        <w:tc>
          <w:tcPr>
            <w:tcW w:w="680" w:type="dxa"/>
          </w:tcPr>
          <w:p>
            <w:pPr>
              <w:spacing w:after="80"/>
              <w:rPr>
                <w:ins w:id="9768" w:author="DS Corporation" w:date="2026-10-09T09:00:00Z"/>
              </w:rPr>
            </w:pPr>
            <w:ins w:id="9769" w:author="DS Corporation" w:date="2026-10-09T09:00:00Z">
              <w:r>
                <w:rPr>
                  <w:rFonts w:ascii="Times New Roman" w:hAnsi="Times New Roman" w:cs="Times New Roman" w:eastAsia="Times New Roman"/>
                  <w:sz w:val="20"/>
                  <w:szCs w:val="20"/>
                </w:rPr>
                <w:t xml:space="preserve">1</w:t>
              </w:r>
            </w:ins>
          </w:p>
        </w:tc>
        <w:tc>
          <w:tcPr>
            <w:tcW w:w="2268" w:type="dxa"/>
          </w:tcPr>
          <w:p>
            <w:pPr>
              <w:spacing w:after="80"/>
              <w:rPr>
                <w:ins w:id="9770" w:author="DS Corporation" w:date="2026-10-09T09:00:00Z"/>
              </w:rPr>
            </w:pPr>
            <w:ins w:id="9771" w:author="DS Corporation" w:date="2026-10-09T09:00:00Z">
              <w:r>
                <w:rPr>
                  <w:rFonts w:ascii="Times New Roman" w:hAnsi="Times New Roman" w:cs="Times New Roman" w:eastAsia="Times New Roman"/>
                  <w:sz w:val="20"/>
                  <w:szCs w:val="20"/>
                </w:rPr>
                <w:t xml:space="preserve">Bảng công thức định lượng</w:t>
              </w:r>
            </w:ins>
          </w:p>
        </w:tc>
        <w:tc>
          <w:tcPr>
            <w:tcW w:w="6407" w:type="dxa"/>
          </w:tcPr>
          <w:p>
            <w:pPr>
              <w:spacing w:after="80"/>
              <w:rPr>
                <w:ins w:id="9772" w:author="DS Corporation" w:date="2026-10-09T09:00:00Z"/>
              </w:rPr>
            </w:pPr>
            <w:ins w:id="9773" w:author="DS Corporation" w:date="2026-10-09T09:00:00Z">
              <w:r>
                <w:rPr>
                  <w:rFonts w:ascii="Times New Roman" w:hAnsi="Times New Roman" w:cs="Times New Roman" w:eastAsia="Times New Roman"/>
                  <w:sz w:val="20"/>
                  <w:szCs w:val="20"/>
                </w:rPr>
                <w:t xml:space="preserve">100% thành phần, tổng = 100,00%: tên thương mại, INCI, số CAS, % khối lượng (2 chữ số thập phân), pha, chức năng, nhà sản xuất/nhà cung cấp, cấp độ (grade); nguyên liệu hỗn hợp (vd. Amla oil) ghi đủ thành phần và tỷ lệ bên trong</w:t>
              </w:r>
            </w:ins>
          </w:p>
        </w:tc>
      </w:tr>
      <w:tr>
        <w:trPr>
          <w:ins w:id="9774" w:author="DS Corporation" w:date="2026-10-09T09:00:00Z"/>
        </w:trPr>
        <w:tc>
          <w:tcPr>
            <w:tcW w:w="680" w:type="dxa"/>
          </w:tcPr>
          <w:p>
            <w:pPr>
              <w:spacing w:after="80"/>
              <w:rPr>
                <w:ins w:id="9775" w:author="DS Corporation" w:date="2026-10-09T09:00:00Z"/>
              </w:rPr>
            </w:pPr>
            <w:ins w:id="9776" w:author="DS Corporation" w:date="2026-10-09T09:00:00Z">
              <w:r>
                <w:rPr>
                  <w:rFonts w:ascii="Times New Roman" w:hAnsi="Times New Roman" w:cs="Times New Roman" w:eastAsia="Times New Roman"/>
                  <w:sz w:val="20"/>
                  <w:szCs w:val="20"/>
                </w:rPr>
                <w:t xml:space="preserve">2</w:t>
              </w:r>
            </w:ins>
          </w:p>
        </w:tc>
        <w:tc>
          <w:tcPr>
            <w:tcW w:w="2268" w:type="dxa"/>
          </w:tcPr>
          <w:p>
            <w:pPr>
              <w:spacing w:after="80"/>
              <w:rPr>
                <w:ins w:id="9777" w:author="DS Corporation" w:date="2026-10-09T09:00:00Z"/>
              </w:rPr>
            </w:pPr>
            <w:ins w:id="9778" w:author="DS Corporation" w:date="2026-10-09T09:00:00Z">
              <w:r>
                <w:rPr>
                  <w:rFonts w:ascii="Times New Roman" w:hAnsi="Times New Roman" w:cs="Times New Roman" w:eastAsia="Times New Roman"/>
                  <w:sz w:val="20"/>
                  <w:szCs w:val="20"/>
                </w:rPr>
                <w:t xml:space="preserve">Quy trình sản xuất</w:t>
              </w:r>
            </w:ins>
          </w:p>
        </w:tc>
        <w:tc>
          <w:tcPr>
            <w:tcW w:w="6407" w:type="dxa"/>
          </w:tcPr>
          <w:p>
            <w:pPr>
              <w:spacing w:after="80"/>
              <w:rPr>
                <w:ins w:id="9779" w:author="DS Corporation" w:date="2026-10-09T09:00:00Z"/>
              </w:rPr>
            </w:pPr>
            <w:ins w:id="9780" w:author="DS Corporation" w:date="2026-10-09T09:00:00Z">
              <w:r>
                <w:rPr>
                  <w:rFonts w:ascii="Times New Roman" w:hAnsi="Times New Roman" w:cs="Times New Roman" w:eastAsia="Times New Roman"/>
                  <w:sz w:val="20"/>
                  <w:szCs w:val="20"/>
                </w:rPr>
                <w:t xml:space="preserve">Cỡ mẻ, thiết bị, thứ tự cho nguyên liệu, nhiệt độ, thời gian và tốc độ khuấy từng pha, điều kiện lọc, chiết rót, bảo quản bán thành phẩm</w:t>
              </w:r>
            </w:ins>
          </w:p>
        </w:tc>
      </w:tr>
      <w:tr>
        <w:trPr>
          <w:ins w:id="9781" w:author="DS Corporation" w:date="2026-10-09T09:00:00Z"/>
        </w:trPr>
        <w:tc>
          <w:tcPr>
            <w:tcW w:w="680" w:type="dxa"/>
          </w:tcPr>
          <w:p>
            <w:pPr>
              <w:spacing w:after="80"/>
              <w:rPr>
                <w:ins w:id="9782" w:author="DS Corporation" w:date="2026-10-09T09:00:00Z"/>
              </w:rPr>
            </w:pPr>
            <w:ins w:id="9783" w:author="DS Corporation" w:date="2026-10-09T09:00:00Z">
              <w:r>
                <w:rPr>
                  <w:rFonts w:ascii="Times New Roman" w:hAnsi="Times New Roman" w:cs="Times New Roman" w:eastAsia="Times New Roman"/>
                  <w:sz w:val="20"/>
                  <w:szCs w:val="20"/>
                </w:rPr>
                <w:t xml:space="preserve">3</w:t>
              </w:r>
            </w:ins>
          </w:p>
        </w:tc>
        <w:tc>
          <w:tcPr>
            <w:tcW w:w="2268" w:type="dxa"/>
          </w:tcPr>
          <w:p>
            <w:pPr>
              <w:spacing w:after="80"/>
              <w:rPr>
                <w:ins w:id="9784" w:author="DS Corporation" w:date="2026-10-09T09:00:00Z"/>
              </w:rPr>
            </w:pPr>
            <w:ins w:id="9785" w:author="DS Corporation" w:date="2026-10-09T09:00:00Z">
              <w:r>
                <w:rPr>
                  <w:rFonts w:ascii="Times New Roman" w:hAnsi="Times New Roman" w:cs="Times New Roman" w:eastAsia="Times New Roman"/>
                  <w:sz w:val="20"/>
                  <w:szCs w:val="20"/>
                </w:rPr>
                <w:t xml:space="preserve">Kiểm soát trong quá trình (IPC)</w:t>
              </w:r>
            </w:ins>
          </w:p>
        </w:tc>
        <w:tc>
          <w:tcPr>
            <w:tcW w:w="6407" w:type="dxa"/>
          </w:tcPr>
          <w:p>
            <w:pPr>
              <w:spacing w:after="80"/>
              <w:rPr>
                <w:ins w:id="9786" w:author="DS Corporation" w:date="2026-10-09T09:00:00Z"/>
              </w:rPr>
            </w:pPr>
            <w:ins w:id="9787" w:author="DS Corporation" w:date="2026-10-09T09:00:00Z">
              <w:r>
                <w:rPr>
                  <w:rFonts w:ascii="Times New Roman" w:hAnsi="Times New Roman" w:cs="Times New Roman" w:eastAsia="Times New Roman"/>
                  <w:sz w:val="20"/>
                  <w:szCs w:val="20"/>
                </w:rPr>
                <w:t xml:space="preserve">Các điểm kiểm tra, chỉ tiêu và giới hạn chấp nhận</w:t>
              </w:r>
            </w:ins>
          </w:p>
        </w:tc>
      </w:tr>
      <w:tr>
        <w:trPr>
          <w:ins w:id="9788" w:author="DS Corporation" w:date="2026-10-09T09:00:00Z"/>
        </w:trPr>
        <w:tc>
          <w:tcPr>
            <w:tcW w:w="680" w:type="dxa"/>
          </w:tcPr>
          <w:p>
            <w:pPr>
              <w:spacing w:after="80"/>
              <w:rPr>
                <w:ins w:id="9789" w:author="DS Corporation" w:date="2026-10-09T09:00:00Z"/>
              </w:rPr>
            </w:pPr>
            <w:ins w:id="9790" w:author="DS Corporation" w:date="2026-10-09T09:00:00Z">
              <w:r>
                <w:rPr>
                  <w:rFonts w:ascii="Times New Roman" w:hAnsi="Times New Roman" w:cs="Times New Roman" w:eastAsia="Times New Roman"/>
                  <w:sz w:val="20"/>
                  <w:szCs w:val="20"/>
                </w:rPr>
                <w:t xml:space="preserve">4</w:t>
              </w:r>
            </w:ins>
          </w:p>
        </w:tc>
        <w:tc>
          <w:tcPr>
            <w:tcW w:w="2268" w:type="dxa"/>
          </w:tcPr>
          <w:p>
            <w:pPr>
              <w:spacing w:after="80"/>
              <w:rPr>
                <w:ins w:id="9791" w:author="DS Corporation" w:date="2026-10-09T09:00:00Z"/>
              </w:rPr>
            </w:pPr>
            <w:ins w:id="9792" w:author="DS Corporation" w:date="2026-10-09T09:00:00Z">
              <w:r>
                <w:rPr>
                  <w:rFonts w:ascii="Times New Roman" w:hAnsi="Times New Roman" w:cs="Times New Roman" w:eastAsia="Times New Roman"/>
                  <w:sz w:val="20"/>
                  <w:szCs w:val="20"/>
                </w:rPr>
                <w:t xml:space="preserve">Hồ sơ nguyên liệu</w:t>
              </w:r>
            </w:ins>
          </w:p>
        </w:tc>
        <w:tc>
          <w:tcPr>
            <w:tcW w:w="6407" w:type="dxa"/>
          </w:tcPr>
          <w:p>
            <w:pPr>
              <w:spacing w:after="80"/>
              <w:rPr>
                <w:ins w:id="9793" w:author="DS Corporation" w:date="2026-10-09T09:00:00Z"/>
              </w:rPr>
            </w:pPr>
            <w:ins w:id="9794" w:author="DS Corporation" w:date="2026-10-09T09:00:00Z">
              <w:r>
                <w:rPr>
                  <w:rFonts w:ascii="Times New Roman" w:hAnsi="Times New Roman" w:cs="Times New Roman" w:eastAsia="Times New Roman"/>
                  <w:sz w:val="20"/>
                  <w:szCs w:val="20"/>
                </w:rPr>
                <w:t xml:space="preserve">Spec, COA, MSDS từng nguyên liệu; IFRA và bảng allergen của tinh dầu; COA Bakuchiol có chỉ tiêu psoralen</w:t>
              </w:r>
            </w:ins>
          </w:p>
        </w:tc>
      </w:tr>
      <w:tr>
        <w:trPr>
          <w:ins w:id="9795" w:author="DS Corporation" w:date="2026-10-09T09:00:00Z"/>
        </w:trPr>
        <w:tc>
          <w:tcPr>
            <w:tcW w:w="680" w:type="dxa"/>
          </w:tcPr>
          <w:p>
            <w:pPr>
              <w:spacing w:after="80"/>
              <w:rPr>
                <w:ins w:id="9796" w:author="DS Corporation" w:date="2026-10-09T09:00:00Z"/>
              </w:rPr>
            </w:pPr>
            <w:ins w:id="9797" w:author="DS Corporation" w:date="2026-10-09T09:00:00Z">
              <w:r>
                <w:rPr>
                  <w:rFonts w:ascii="Times New Roman" w:hAnsi="Times New Roman" w:cs="Times New Roman" w:eastAsia="Times New Roman"/>
                  <w:sz w:val="20"/>
                  <w:szCs w:val="20"/>
                </w:rPr>
                <w:t xml:space="preserve">5</w:t>
              </w:r>
            </w:ins>
          </w:p>
        </w:tc>
        <w:tc>
          <w:tcPr>
            <w:tcW w:w="2268" w:type="dxa"/>
          </w:tcPr>
          <w:p>
            <w:pPr>
              <w:spacing w:after="80"/>
              <w:rPr>
                <w:ins w:id="9798" w:author="DS Corporation" w:date="2026-10-09T09:00:00Z"/>
              </w:rPr>
            </w:pPr>
            <w:ins w:id="9799" w:author="DS Corporation" w:date="2026-10-09T09:00:00Z">
              <w:r>
                <w:rPr>
                  <w:rFonts w:ascii="Times New Roman" w:hAnsi="Times New Roman" w:cs="Times New Roman" w:eastAsia="Times New Roman"/>
                  <w:sz w:val="20"/>
                  <w:szCs w:val="20"/>
                </w:rPr>
                <w:t xml:space="preserve">Dữ liệu chất lượng</w:t>
              </w:r>
            </w:ins>
          </w:p>
        </w:tc>
        <w:tc>
          <w:tcPr>
            <w:tcW w:w="6407" w:type="dxa"/>
          </w:tcPr>
          <w:p>
            <w:pPr>
              <w:spacing w:after="80"/>
              <w:rPr>
                <w:ins w:id="9800" w:author="DS Corporation" w:date="2026-10-09T09:00:00Z"/>
              </w:rPr>
            </w:pPr>
            <w:ins w:id="9801" w:author="DS Corporation" w:date="2026-10-09T09:00:00Z">
              <w:r>
                <w:rPr>
                  <w:rFonts w:ascii="Times New Roman" w:hAnsi="Times New Roman" w:cs="Times New Roman" w:eastAsia="Times New Roman"/>
                  <w:sz w:val="20"/>
                  <w:szCs w:val="20"/>
                </w:rPr>
                <w:t xml:space="preserve">Báo cáo ổn định, tương thích bao bì, kết quả kiểm nghiệm thành phẩm, đánh giá an toàn</w:t>
              </w:r>
            </w:ins>
          </w:p>
        </w:tc>
      </w:tr>
    </w:tbl>
    <w:p>
      <w:pPr>
        <w:pageBreakBefore/>
        <w:spacing w:after="80"/>
        <w:jc w:val="center"/>
        <w:rPr>
          <w:ins w:id="9802" w:author="DS Corporation" w:date="2026-10-09T09:00:00Z"/>
        </w:rPr>
      </w:pPr>
      <w:ins w:id="9803" w:author="DS Corporation" w:date="2026-10-09T09:00:00Z">
        <w:r>
          <w:rPr>
            <w:rFonts w:ascii="Times New Roman" w:hAnsi="Times New Roman" w:cs="Times New Roman" w:eastAsia="Times New Roman"/>
            <w:b/>
            <w:sz w:val="26"/>
            <w:szCs w:val="26"/>
          </w:rPr>
          <w:t xml:space="preserve">PHỤ LỤC 02 – TIÊU CHUẨN CƠ SỞ VÀ TIÊU CHÍ NGHIỆM THU</w:t>
        </w:r>
      </w:ins>
    </w:p>
    <w:p>
      <w:pPr>
        <w:spacing w:after="80"/>
        <w:rPr>
          <w:ins w:id="9804" w:author="DS Corporation" w:date="2026-10-09T09:00:00Z"/>
        </w:rPr>
      </w:pPr>
      <w:ins w:id="9805" w:author="DS Corporation" w:date="2026-10-09T09:00:00Z">
        <w:r>
          <w:rPr>
            <w:rFonts w:ascii="Times New Roman" w:hAnsi="Times New Roman" w:cs="Times New Roman" w:eastAsia="Times New Roman"/>
            <w:b/>
            <w:sz w:val="24"/>
            <w:szCs w:val="24"/>
          </w:rPr>
          <w:t xml:space="preserve">A. Chỉ tiêu chất lượng thành phẩm</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81"/>
        <w:gridCol w:w="4989"/>
        <w:gridCol w:w="1984"/>
      </w:tblGrid>
      <w:tr>
        <w:trPr>
          <w:ins w:id="9806" w:author="DS Corporation" w:date="2026-10-09T09:00:00Z"/>
        </w:trPr>
        <w:tc>
          <w:tcPr>
            <w:tcW w:w="2381" w:type="dxa"/>
            <w:shd w:val="clear" w:color="auto" w:fill="D9D9D9"/>
          </w:tcPr>
          <w:p>
            <w:pPr>
              <w:spacing w:after="80"/>
              <w:rPr>
                <w:ins w:id="9807" w:author="DS Corporation" w:date="2026-10-09T09:00:00Z"/>
              </w:rPr>
            </w:pPr>
            <w:ins w:id="9808" w:author="DS Corporation" w:date="2026-10-09T09:00:00Z">
              <w:r>
                <w:rPr>
                  <w:rFonts w:ascii="Times New Roman" w:hAnsi="Times New Roman" w:cs="Times New Roman" w:eastAsia="Times New Roman"/>
                  <w:b/>
                  <w:sz w:val="20"/>
                  <w:szCs w:val="20"/>
                </w:rPr>
                <w:t xml:space="preserve">Chỉ tiêu</w:t>
              </w:r>
            </w:ins>
          </w:p>
        </w:tc>
        <w:tc>
          <w:tcPr>
            <w:tcW w:w="4989" w:type="dxa"/>
            <w:shd w:val="clear" w:color="auto" w:fill="D9D9D9"/>
          </w:tcPr>
          <w:p>
            <w:pPr>
              <w:spacing w:after="80"/>
              <w:rPr>
                <w:ins w:id="9809" w:author="DS Corporation" w:date="2026-10-09T09:00:00Z"/>
              </w:rPr>
            </w:pPr>
            <w:ins w:id="9810" w:author="DS Corporation" w:date="2026-10-09T09:00:00Z">
              <w:r>
                <w:rPr>
                  <w:rFonts w:ascii="Times New Roman" w:hAnsi="Times New Roman" w:cs="Times New Roman" w:eastAsia="Times New Roman"/>
                  <w:b/>
                  <w:sz w:val="20"/>
                  <w:szCs w:val="20"/>
                </w:rPr>
                <w:t xml:space="preserve">Yêu cầu</w:t>
              </w:r>
            </w:ins>
          </w:p>
        </w:tc>
        <w:tc>
          <w:tcPr>
            <w:tcW w:w="1984" w:type="dxa"/>
            <w:shd w:val="clear" w:color="auto" w:fill="D9D9D9"/>
          </w:tcPr>
          <w:p>
            <w:pPr>
              <w:spacing w:after="80"/>
              <w:rPr>
                <w:ins w:id="9811" w:author="DS Corporation" w:date="2026-10-09T09:00:00Z"/>
              </w:rPr>
            </w:pPr>
            <w:ins w:id="9812" w:author="DS Corporation" w:date="2026-10-09T09:00:00Z">
              <w:r>
                <w:rPr>
                  <w:rFonts w:ascii="Times New Roman" w:hAnsi="Times New Roman" w:cs="Times New Roman" w:eastAsia="Times New Roman"/>
                  <w:b/>
                  <w:sz w:val="20"/>
                  <w:szCs w:val="20"/>
                </w:rPr>
                <w:t xml:space="preserve">Tần suất</w:t>
              </w:r>
            </w:ins>
          </w:p>
        </w:tc>
      </w:tr>
      <w:tr>
        <w:trPr>
          <w:ins w:id="9813" w:author="DS Corporation" w:date="2026-10-09T09:00:00Z"/>
        </w:trPr>
        <w:tc>
          <w:tcPr>
            <w:tcW w:w="2381" w:type="dxa"/>
          </w:tcPr>
          <w:p>
            <w:pPr>
              <w:spacing w:after="80"/>
              <w:rPr>
                <w:ins w:id="9814" w:author="DS Corporation" w:date="2026-10-09T09:00:00Z"/>
              </w:rPr>
            </w:pPr>
            <w:ins w:id="9815" w:author="DS Corporation" w:date="2026-10-09T09:00:00Z">
              <w:r>
                <w:rPr>
                  <w:rFonts w:ascii="Times New Roman" w:hAnsi="Times New Roman" w:cs="Times New Roman" w:eastAsia="Times New Roman"/>
                  <w:sz w:val="20"/>
                  <w:szCs w:val="20"/>
                </w:rPr>
                <w:t xml:space="preserve">Ngoại quan</w:t>
              </w:r>
            </w:ins>
          </w:p>
        </w:tc>
        <w:tc>
          <w:tcPr>
            <w:tcW w:w="4989" w:type="dxa"/>
          </w:tcPr>
          <w:p>
            <w:pPr>
              <w:spacing w:after="80"/>
              <w:rPr>
                <w:ins w:id="9816" w:author="DS Corporation" w:date="2026-10-09T09:00:00Z"/>
              </w:rPr>
            </w:pPr>
            <w:ins w:id="9817" w:author="DS Corporation" w:date="2026-10-09T09:00:00Z">
              <w:r>
                <w:rPr>
                  <w:rFonts w:ascii="Times New Roman" w:hAnsi="Times New Roman" w:cs="Times New Roman" w:eastAsia="Times New Roman"/>
                  <w:sz w:val="20"/>
                  <w:szCs w:val="20"/>
                </w:rPr>
                <w:t xml:space="preserve">Dầu lỏng trong, vàng nhạt – vàng, không cặn, không tách lớp; đồng nhất với mẫu chốt</w:t>
              </w:r>
            </w:ins>
          </w:p>
        </w:tc>
        <w:tc>
          <w:tcPr>
            <w:tcW w:w="1984" w:type="dxa"/>
          </w:tcPr>
          <w:p>
            <w:pPr>
              <w:spacing w:after="80"/>
              <w:rPr>
                <w:ins w:id="9818" w:author="DS Corporation" w:date="2026-10-09T09:00:00Z"/>
              </w:rPr>
            </w:pPr>
            <w:ins w:id="9819" w:author="DS Corporation" w:date="2026-10-09T09:00:00Z">
              <w:r>
                <w:rPr>
                  <w:rFonts w:ascii="Times New Roman" w:hAnsi="Times New Roman" w:cs="Times New Roman" w:eastAsia="Times New Roman"/>
                  <w:sz w:val="20"/>
                  <w:szCs w:val="20"/>
                </w:rPr>
                <w:t xml:space="preserve">Mỗi lô</w:t>
              </w:r>
            </w:ins>
          </w:p>
        </w:tc>
      </w:tr>
      <w:tr>
        <w:trPr>
          <w:ins w:id="9820" w:author="DS Corporation" w:date="2026-10-09T09:00:00Z"/>
        </w:trPr>
        <w:tc>
          <w:tcPr>
            <w:tcW w:w="2381" w:type="dxa"/>
          </w:tcPr>
          <w:p>
            <w:pPr>
              <w:spacing w:after="80"/>
              <w:rPr>
                <w:ins w:id="9821" w:author="DS Corporation" w:date="2026-10-09T09:00:00Z"/>
              </w:rPr>
            </w:pPr>
            <w:ins w:id="9822" w:author="DS Corporation" w:date="2026-10-09T09:00:00Z">
              <w:r>
                <w:rPr>
                  <w:rFonts w:ascii="Times New Roman" w:hAnsi="Times New Roman" w:cs="Times New Roman" w:eastAsia="Times New Roman"/>
                  <w:sz w:val="20"/>
                  <w:szCs w:val="20"/>
                </w:rPr>
                <w:t xml:space="preserve">Mùi</w:t>
              </w:r>
            </w:ins>
          </w:p>
        </w:tc>
        <w:tc>
          <w:tcPr>
            <w:tcW w:w="4989" w:type="dxa"/>
          </w:tcPr>
          <w:p>
            <w:pPr>
              <w:spacing w:after="80"/>
              <w:rPr>
                <w:ins w:id="9823" w:author="DS Corporation" w:date="2026-10-09T09:00:00Z"/>
              </w:rPr>
            </w:pPr>
            <w:ins w:id="9824" w:author="DS Corporation" w:date="2026-10-09T09:00:00Z">
              <w:r>
                <w:rPr>
                  <w:rFonts w:ascii="Times New Roman" w:hAnsi="Times New Roman" w:cs="Times New Roman" w:eastAsia="Times New Roman"/>
                  <w:sz w:val="20"/>
                  <w:szCs w:val="20"/>
                </w:rPr>
                <w:t xml:space="preserve">Đặc trưng thảo mộc – cam chanh, đồng nhất với mẫu chốt</w:t>
              </w:r>
            </w:ins>
          </w:p>
        </w:tc>
        <w:tc>
          <w:tcPr>
            <w:tcW w:w="1984" w:type="dxa"/>
          </w:tcPr>
          <w:p>
            <w:pPr>
              <w:spacing w:after="80"/>
              <w:rPr>
                <w:ins w:id="9825" w:author="DS Corporation" w:date="2026-10-09T09:00:00Z"/>
              </w:rPr>
            </w:pPr>
            <w:ins w:id="9826" w:author="DS Corporation" w:date="2026-10-09T09:00:00Z">
              <w:r>
                <w:rPr>
                  <w:rFonts w:ascii="Times New Roman" w:hAnsi="Times New Roman" w:cs="Times New Roman" w:eastAsia="Times New Roman"/>
                  <w:sz w:val="20"/>
                  <w:szCs w:val="20"/>
                </w:rPr>
                <w:t xml:space="preserve">Mỗi lô</w:t>
              </w:r>
            </w:ins>
          </w:p>
        </w:tc>
      </w:tr>
      <w:tr>
        <w:trPr>
          <w:ins w:id="9827" w:author="DS Corporation" w:date="2026-10-09T09:00:00Z"/>
        </w:trPr>
        <w:tc>
          <w:tcPr>
            <w:tcW w:w="2381" w:type="dxa"/>
          </w:tcPr>
          <w:p>
            <w:pPr>
              <w:spacing w:after="80"/>
              <w:rPr>
                <w:ins w:id="9828" w:author="DS Corporation" w:date="2026-10-09T09:00:00Z"/>
              </w:rPr>
            </w:pPr>
            <w:ins w:id="9829" w:author="DS Corporation" w:date="2026-10-09T09:00:00Z">
              <w:r>
                <w:rPr>
                  <w:rFonts w:ascii="Times New Roman" w:hAnsi="Times New Roman" w:cs="Times New Roman" w:eastAsia="Times New Roman"/>
                  <w:sz w:val="20"/>
                  <w:szCs w:val="20"/>
                </w:rPr>
                <w:t xml:space="preserve">Tỷ trọng (25 °C)</w:t>
              </w:r>
            </w:ins>
          </w:p>
        </w:tc>
        <w:tc>
          <w:tcPr>
            <w:tcW w:w="4989" w:type="dxa"/>
          </w:tcPr>
          <w:p>
            <w:pPr>
              <w:spacing w:after="80"/>
              <w:rPr>
                <w:ins w:id="9830" w:author="DS Corporation" w:date="2026-10-09T09:00:00Z"/>
              </w:rPr>
            </w:pPr>
            <w:ins w:id="9831" w:author="DS Corporation" w:date="2026-10-09T09:00:00Z">
              <w:r>
                <w:rPr>
                  <w:rFonts w:ascii="Times New Roman" w:hAnsi="Times New Roman" w:cs="Times New Roman" w:eastAsia="Times New Roman"/>
                  <w:sz w:val="20"/>
                  <w:szCs w:val="20"/>
                </w:rPr>
                <w:t xml:space="preserve">[●] ± 0,01 (Bên B xác nhận theo mẫu chốt)</w:t>
              </w:r>
            </w:ins>
          </w:p>
        </w:tc>
        <w:tc>
          <w:tcPr>
            <w:tcW w:w="1984" w:type="dxa"/>
          </w:tcPr>
          <w:p>
            <w:pPr>
              <w:spacing w:after="80"/>
              <w:rPr>
                <w:ins w:id="9832" w:author="DS Corporation" w:date="2026-10-09T09:00:00Z"/>
              </w:rPr>
            </w:pPr>
            <w:ins w:id="9833" w:author="DS Corporation" w:date="2026-10-09T09:00:00Z">
              <w:r>
                <w:rPr>
                  <w:rFonts w:ascii="Times New Roman" w:hAnsi="Times New Roman" w:cs="Times New Roman" w:eastAsia="Times New Roman"/>
                  <w:sz w:val="20"/>
                  <w:szCs w:val="20"/>
                </w:rPr>
                <w:t xml:space="preserve">Mỗi lô</w:t>
              </w:r>
            </w:ins>
          </w:p>
        </w:tc>
      </w:tr>
      <w:tr>
        <w:trPr>
          <w:ins w:id="9834" w:author="DS Corporation" w:date="2026-10-09T09:00:00Z"/>
        </w:trPr>
        <w:tc>
          <w:tcPr>
            <w:tcW w:w="2381" w:type="dxa"/>
          </w:tcPr>
          <w:p>
            <w:pPr>
              <w:spacing w:after="80"/>
              <w:rPr>
                <w:ins w:id="9835" w:author="DS Corporation" w:date="2026-10-09T09:00:00Z"/>
              </w:rPr>
            </w:pPr>
            <w:ins w:id="9836" w:author="DS Corporation" w:date="2026-10-09T09:00:00Z">
              <w:r>
                <w:rPr>
                  <w:rFonts w:ascii="Times New Roman" w:hAnsi="Times New Roman" w:cs="Times New Roman" w:eastAsia="Times New Roman"/>
                  <w:sz w:val="20"/>
                  <w:szCs w:val="20"/>
                </w:rPr>
                <w:t xml:space="preserve">Chỉ số peroxide</w:t>
              </w:r>
            </w:ins>
          </w:p>
        </w:tc>
        <w:tc>
          <w:tcPr>
            <w:tcW w:w="4989" w:type="dxa"/>
          </w:tcPr>
          <w:p>
            <w:pPr>
              <w:spacing w:after="80"/>
              <w:rPr>
                <w:ins w:id="9837" w:author="DS Corporation" w:date="2026-10-09T09:00:00Z"/>
              </w:rPr>
            </w:pPr>
            <w:ins w:id="9838" w:author="DS Corporation" w:date="2026-10-09T09:00:00Z">
              <w:r>
                <w:rPr>
                  <w:rFonts w:ascii="Times New Roman" w:hAnsi="Times New Roman" w:cs="Times New Roman" w:eastAsia="Times New Roman"/>
                  <w:sz w:val="20"/>
                  <w:szCs w:val="20"/>
                </w:rPr>
                <w:t xml:space="preserve">≤ 5 meq O₂/kg khi xuất xưởng</w:t>
              </w:r>
            </w:ins>
          </w:p>
        </w:tc>
        <w:tc>
          <w:tcPr>
            <w:tcW w:w="1984" w:type="dxa"/>
          </w:tcPr>
          <w:p>
            <w:pPr>
              <w:spacing w:after="80"/>
              <w:rPr>
                <w:ins w:id="9839" w:author="DS Corporation" w:date="2026-10-09T09:00:00Z"/>
              </w:rPr>
            </w:pPr>
            <w:ins w:id="9840" w:author="DS Corporation" w:date="2026-10-09T09:00:00Z">
              <w:r>
                <w:rPr>
                  <w:rFonts w:ascii="Times New Roman" w:hAnsi="Times New Roman" w:cs="Times New Roman" w:eastAsia="Times New Roman"/>
                  <w:sz w:val="20"/>
                  <w:szCs w:val="20"/>
                </w:rPr>
                <w:t xml:space="preserve">Mỗi lô</w:t>
              </w:r>
            </w:ins>
          </w:p>
        </w:tc>
      </w:tr>
      <w:tr>
        <w:trPr>
          <w:ins w:id="9841" w:author="DS Corporation" w:date="2026-10-09T09:00:00Z"/>
        </w:trPr>
        <w:tc>
          <w:tcPr>
            <w:tcW w:w="2381" w:type="dxa"/>
          </w:tcPr>
          <w:p>
            <w:pPr>
              <w:spacing w:after="80"/>
              <w:rPr>
                <w:ins w:id="9842" w:author="DS Corporation" w:date="2026-10-09T09:00:00Z"/>
              </w:rPr>
            </w:pPr>
            <w:ins w:id="9843" w:author="DS Corporation" w:date="2026-10-09T09:00:00Z">
              <w:r>
                <w:rPr>
                  <w:rFonts w:ascii="Times New Roman" w:hAnsi="Times New Roman" w:cs="Times New Roman" w:eastAsia="Times New Roman"/>
                  <w:sz w:val="20"/>
                  <w:szCs w:val="20"/>
                </w:rPr>
                <w:t xml:space="preserve">Hàm lượng Bakuchiol (HPLC)</w:t>
              </w:r>
            </w:ins>
          </w:p>
        </w:tc>
        <w:tc>
          <w:tcPr>
            <w:tcW w:w="4989" w:type="dxa"/>
          </w:tcPr>
          <w:p>
            <w:pPr>
              <w:spacing w:after="80"/>
              <w:rPr>
                <w:ins w:id="9844" w:author="DS Corporation" w:date="2026-10-09T09:00:00Z"/>
              </w:rPr>
            </w:pPr>
            <w:ins w:id="9845" w:author="DS Corporation" w:date="2026-10-09T09:00:00Z">
              <w:r>
                <w:rPr>
                  <w:rFonts w:ascii="Times New Roman" w:hAnsi="Times New Roman" w:cs="Times New Roman" w:eastAsia="Times New Roman"/>
                  <w:sz w:val="20"/>
                  <w:szCs w:val="20"/>
                </w:rPr>
                <w:t xml:space="preserve">≥ 0,45%</w:t>
              </w:r>
            </w:ins>
          </w:p>
        </w:tc>
        <w:tc>
          <w:tcPr>
            <w:tcW w:w="1984" w:type="dxa"/>
          </w:tcPr>
          <w:p>
            <w:pPr>
              <w:spacing w:after="80"/>
              <w:rPr>
                <w:ins w:id="9846" w:author="DS Corporation" w:date="2026-10-09T09:00:00Z"/>
              </w:rPr>
            </w:pPr>
            <w:ins w:id="9847" w:author="DS Corporation" w:date="2026-10-09T09:00:00Z">
              <w:r>
                <w:rPr>
                  <w:rFonts w:ascii="Times New Roman" w:hAnsi="Times New Roman" w:cs="Times New Roman" w:eastAsia="Times New Roman"/>
                  <w:sz w:val="20"/>
                  <w:szCs w:val="20"/>
                </w:rPr>
                <w:t xml:space="preserve">Lô đầu và khi có khiếu nại</w:t>
              </w:r>
            </w:ins>
          </w:p>
        </w:tc>
      </w:tr>
      <w:tr>
        <w:trPr>
          <w:ins w:id="9848" w:author="DS Corporation" w:date="2026-10-09T09:00:00Z"/>
        </w:trPr>
        <w:tc>
          <w:tcPr>
            <w:tcW w:w="2381" w:type="dxa"/>
          </w:tcPr>
          <w:p>
            <w:pPr>
              <w:spacing w:after="80"/>
              <w:rPr>
                <w:ins w:id="9849" w:author="DS Corporation" w:date="2026-10-09T09:00:00Z"/>
              </w:rPr>
            </w:pPr>
            <w:ins w:id="9850" w:author="DS Corporation" w:date="2026-10-09T09:00:00Z">
              <w:r>
                <w:rPr>
                  <w:rFonts w:ascii="Times New Roman" w:hAnsi="Times New Roman" w:cs="Times New Roman" w:eastAsia="Times New Roman"/>
                  <w:sz w:val="20"/>
                  <w:szCs w:val="20"/>
                </w:rPr>
                <w:t xml:space="preserve">Thể tích thực</w:t>
              </w:r>
            </w:ins>
          </w:p>
        </w:tc>
        <w:tc>
          <w:tcPr>
            <w:tcW w:w="4989" w:type="dxa"/>
          </w:tcPr>
          <w:p>
            <w:pPr>
              <w:spacing w:after="80"/>
              <w:rPr>
                <w:ins w:id="9851" w:author="DS Corporation" w:date="2026-10-09T09:00:00Z"/>
              </w:rPr>
            </w:pPr>
            <w:ins w:id="9852" w:author="DS Corporation" w:date="2026-10-09T09:00:00Z">
              <w:r>
                <w:rPr>
                  <w:rFonts w:ascii="Times New Roman" w:hAnsi="Times New Roman" w:cs="Times New Roman" w:eastAsia="Times New Roman"/>
                  <w:sz w:val="20"/>
                  <w:szCs w:val="20"/>
                </w:rPr>
                <w:t xml:space="preserve">50 ml, sai số theo quy định đo lường hàng đóng gói sẵn</w:t>
              </w:r>
            </w:ins>
          </w:p>
        </w:tc>
        <w:tc>
          <w:tcPr>
            <w:tcW w:w="1984" w:type="dxa"/>
          </w:tcPr>
          <w:p>
            <w:pPr>
              <w:spacing w:after="80"/>
              <w:rPr>
                <w:ins w:id="9853" w:author="DS Corporation" w:date="2026-10-09T09:00:00Z"/>
              </w:rPr>
            </w:pPr>
            <w:ins w:id="9854" w:author="DS Corporation" w:date="2026-10-09T09:00:00Z">
              <w:r>
                <w:rPr>
                  <w:rFonts w:ascii="Times New Roman" w:hAnsi="Times New Roman" w:cs="Times New Roman" w:eastAsia="Times New Roman"/>
                  <w:sz w:val="20"/>
                  <w:szCs w:val="20"/>
                </w:rPr>
                <w:t xml:space="preserve">Mỗi lô</w:t>
              </w:r>
            </w:ins>
          </w:p>
        </w:tc>
      </w:tr>
      <w:tr>
        <w:trPr>
          <w:ins w:id="9855" w:author="DS Corporation" w:date="2026-10-09T09:00:00Z"/>
        </w:trPr>
        <w:tc>
          <w:tcPr>
            <w:tcW w:w="2381" w:type="dxa"/>
          </w:tcPr>
          <w:p>
            <w:pPr>
              <w:spacing w:after="80"/>
              <w:rPr>
                <w:ins w:id="9856" w:author="DS Corporation" w:date="2026-10-09T09:00:00Z"/>
              </w:rPr>
            </w:pPr>
            <w:ins w:id="9857" w:author="DS Corporation" w:date="2026-10-09T09:00:00Z">
              <w:r>
                <w:rPr>
                  <w:rFonts w:ascii="Times New Roman" w:hAnsi="Times New Roman" w:cs="Times New Roman" w:eastAsia="Times New Roman"/>
                  <w:sz w:val="20"/>
                  <w:szCs w:val="20"/>
                </w:rPr>
                <w:t xml:space="preserve">Vi sinh</w:t>
              </w:r>
            </w:ins>
          </w:p>
        </w:tc>
        <w:tc>
          <w:tcPr>
            <w:tcW w:w="4989" w:type="dxa"/>
          </w:tcPr>
          <w:p>
            <w:pPr>
              <w:spacing w:after="80"/>
              <w:rPr>
                <w:ins w:id="9858" w:author="DS Corporation" w:date="2026-10-09T09:00:00Z"/>
              </w:rPr>
            </w:pPr>
            <w:ins w:id="9859" w:author="DS Corporation" w:date="2026-10-09T09:00:00Z">
              <w:r>
                <w:rPr>
                  <w:rFonts w:ascii="Times New Roman" w:hAnsi="Times New Roman" w:cs="Times New Roman" w:eastAsia="Times New Roman"/>
                  <w:sz w:val="20"/>
                  <w:szCs w:val="20"/>
                </w:rPr>
                <w:t xml:space="preserve">Tổng vi sinh vật hiếu khí ≤ 1.000 CFU/g; không có P. aeruginosa, S. aureus, C. albicans</w:t>
              </w:r>
            </w:ins>
          </w:p>
        </w:tc>
        <w:tc>
          <w:tcPr>
            <w:tcW w:w="1984" w:type="dxa"/>
          </w:tcPr>
          <w:p>
            <w:pPr>
              <w:spacing w:after="80"/>
              <w:rPr>
                <w:ins w:id="9860" w:author="DS Corporation" w:date="2026-10-09T09:00:00Z"/>
              </w:rPr>
            </w:pPr>
            <w:ins w:id="9861" w:author="DS Corporation" w:date="2026-10-09T09:00:00Z">
              <w:r>
                <w:rPr>
                  <w:rFonts w:ascii="Times New Roman" w:hAnsi="Times New Roman" w:cs="Times New Roman" w:eastAsia="Times New Roman"/>
                  <w:sz w:val="20"/>
                  <w:szCs w:val="20"/>
                </w:rPr>
                <w:t xml:space="preserve">Lô đầu, sau đó định kỳ</w:t>
              </w:r>
            </w:ins>
          </w:p>
        </w:tc>
      </w:tr>
      <w:tr>
        <w:trPr>
          <w:ins w:id="9862" w:author="DS Corporation" w:date="2026-10-09T09:00:00Z"/>
        </w:trPr>
        <w:tc>
          <w:tcPr>
            <w:tcW w:w="2381" w:type="dxa"/>
          </w:tcPr>
          <w:p>
            <w:pPr>
              <w:spacing w:after="80"/>
              <w:rPr>
                <w:ins w:id="9863" w:author="DS Corporation" w:date="2026-10-09T09:00:00Z"/>
              </w:rPr>
            </w:pPr>
            <w:ins w:id="9864" w:author="DS Corporation" w:date="2026-10-09T09:00:00Z">
              <w:r>
                <w:rPr>
                  <w:rFonts w:ascii="Times New Roman" w:hAnsi="Times New Roman" w:cs="Times New Roman" w:eastAsia="Times New Roman"/>
                  <w:sz w:val="20"/>
                  <w:szCs w:val="20"/>
                </w:rPr>
                <w:t xml:space="preserve">Kim loại nặng</w:t>
              </w:r>
            </w:ins>
          </w:p>
        </w:tc>
        <w:tc>
          <w:tcPr>
            <w:tcW w:w="4989" w:type="dxa"/>
          </w:tcPr>
          <w:p>
            <w:pPr>
              <w:spacing w:after="80"/>
              <w:rPr>
                <w:ins w:id="9865" w:author="DS Corporation" w:date="2026-10-09T09:00:00Z"/>
              </w:rPr>
            </w:pPr>
            <w:ins w:id="9866" w:author="DS Corporation" w:date="2026-10-09T09:00:00Z">
              <w:r>
                <w:rPr>
                  <w:rFonts w:ascii="Times New Roman" w:hAnsi="Times New Roman" w:cs="Times New Roman" w:eastAsia="Times New Roman"/>
                  <w:sz w:val="20"/>
                  <w:szCs w:val="20"/>
                </w:rPr>
                <w:t xml:space="preserve">Pb ≤ 20 ppm; As ≤ 5 ppm; Hg ≤ 1 ppm</w:t>
              </w:r>
            </w:ins>
          </w:p>
        </w:tc>
        <w:tc>
          <w:tcPr>
            <w:tcW w:w="1984" w:type="dxa"/>
          </w:tcPr>
          <w:p>
            <w:pPr>
              <w:spacing w:after="80"/>
              <w:rPr>
                <w:ins w:id="9867" w:author="DS Corporation" w:date="2026-10-09T09:00:00Z"/>
              </w:rPr>
            </w:pPr>
            <w:ins w:id="9868" w:author="DS Corporation" w:date="2026-10-09T09:00:00Z">
              <w:r>
                <w:rPr>
                  <w:rFonts w:ascii="Times New Roman" w:hAnsi="Times New Roman" w:cs="Times New Roman" w:eastAsia="Times New Roman"/>
                  <w:sz w:val="20"/>
                  <w:szCs w:val="20"/>
                </w:rPr>
                <w:t xml:space="preserve">Lô đầu</w:t>
              </w:r>
            </w:ins>
          </w:p>
        </w:tc>
      </w:tr>
    </w:tbl>
    <w:p>
      <w:pPr>
        <w:spacing w:after="80"/>
        <w:rPr>
          <w:ins w:id="9869" w:author="DS Corporation" w:date="2026-10-09T09:00:00Z"/>
        </w:rPr>
      </w:pPr>
      <w:ins w:id="9870" w:author="DS Corporation" w:date="2026-10-09T09:00:00Z">
        <w:r>
          <w:rPr>
            <w:rFonts w:ascii="Times New Roman" w:hAnsi="Times New Roman" w:cs="Times New Roman" w:eastAsia="Times New Roman"/>
            <w:b/>
            <w:sz w:val="24"/>
            <w:szCs w:val="24"/>
          </w:rPr>
          <w:t xml:space="preserve">B. Tiêu chí cảm quan và hiệu năng (đánh giá trên mẫu chốt)</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51"/>
        <w:gridCol w:w="6804"/>
      </w:tblGrid>
      <w:tr>
        <w:trPr>
          <w:ins w:id="9871" w:author="DS Corporation" w:date="2026-10-09T09:00:00Z"/>
        </w:trPr>
        <w:tc>
          <w:tcPr>
            <w:tcW w:w="2551" w:type="dxa"/>
            <w:shd w:val="clear" w:color="auto" w:fill="D9D9D9"/>
          </w:tcPr>
          <w:p>
            <w:pPr>
              <w:spacing w:after="80"/>
              <w:rPr>
                <w:ins w:id="9872" w:author="DS Corporation" w:date="2026-10-09T09:00:00Z"/>
              </w:rPr>
            </w:pPr>
            <w:ins w:id="9873" w:author="DS Corporation" w:date="2026-10-09T09:00:00Z">
              <w:r>
                <w:rPr>
                  <w:rFonts w:ascii="Times New Roman" w:hAnsi="Times New Roman" w:cs="Times New Roman" w:eastAsia="Times New Roman"/>
                  <w:b/>
                  <w:sz w:val="20"/>
                  <w:szCs w:val="20"/>
                </w:rPr>
                <w:t xml:space="preserve">Tiêu chí</w:t>
              </w:r>
            </w:ins>
          </w:p>
        </w:tc>
        <w:tc>
          <w:tcPr>
            <w:tcW w:w="6804" w:type="dxa"/>
            <w:shd w:val="clear" w:color="auto" w:fill="D9D9D9"/>
          </w:tcPr>
          <w:p>
            <w:pPr>
              <w:spacing w:after="80"/>
              <w:rPr>
                <w:ins w:id="9874" w:author="DS Corporation" w:date="2026-10-09T09:00:00Z"/>
              </w:rPr>
            </w:pPr>
            <w:ins w:id="9875" w:author="DS Corporation" w:date="2026-10-09T09:00:00Z">
              <w:r>
                <w:rPr>
                  <w:rFonts w:ascii="Times New Roman" w:hAnsi="Times New Roman" w:cs="Times New Roman" w:eastAsia="Times New Roman"/>
                  <w:b/>
                  <w:sz w:val="20"/>
                  <w:szCs w:val="20"/>
                </w:rPr>
                <w:t xml:space="preserve">Yêu cầu</w:t>
              </w:r>
            </w:ins>
          </w:p>
        </w:tc>
      </w:tr>
      <w:tr>
        <w:trPr>
          <w:ins w:id="9876" w:author="DS Corporation" w:date="2026-10-09T09:00:00Z"/>
        </w:trPr>
        <w:tc>
          <w:tcPr>
            <w:tcW w:w="2551" w:type="dxa"/>
          </w:tcPr>
          <w:p>
            <w:pPr>
              <w:spacing w:after="80"/>
              <w:rPr>
                <w:ins w:id="9877" w:author="DS Corporation" w:date="2026-10-09T09:00:00Z"/>
              </w:rPr>
            </w:pPr>
            <w:ins w:id="9878" w:author="DS Corporation" w:date="2026-10-09T09:00:00Z">
              <w:r>
                <w:rPr>
                  <w:rFonts w:ascii="Times New Roman" w:hAnsi="Times New Roman" w:cs="Times New Roman" w:eastAsia="Times New Roman"/>
                  <w:sz w:val="20"/>
                  <w:szCs w:val="20"/>
                </w:rPr>
                <w:t xml:space="preserve">Dàn trải &amp; cảm giác</w:t>
              </w:r>
            </w:ins>
          </w:p>
        </w:tc>
        <w:tc>
          <w:tcPr>
            <w:tcW w:w="6804" w:type="dxa"/>
          </w:tcPr>
          <w:p>
            <w:pPr>
              <w:spacing w:after="80"/>
              <w:rPr>
                <w:ins w:id="9879" w:author="DS Corporation" w:date="2026-10-09T09:00:00Z"/>
              </w:rPr>
            </w:pPr>
            <w:ins w:id="9880" w:author="DS Corporation" w:date="2026-10-09T09:00:00Z">
              <w:r>
                <w:rPr>
                  <w:rFonts w:ascii="Times New Roman" w:hAnsi="Times New Roman" w:cs="Times New Roman" w:eastAsia="Times New Roman"/>
                  <w:sz w:val="20"/>
                  <w:szCs w:val="20"/>
                </w:rPr>
                <w:t xml:space="preserve">Lan tốt, không bết rít; khô bề mặt ≤ 5 phút</w:t>
              </w:r>
            </w:ins>
          </w:p>
        </w:tc>
      </w:tr>
      <w:tr>
        <w:trPr>
          <w:ins w:id="9881" w:author="DS Corporation" w:date="2026-10-09T09:00:00Z"/>
        </w:trPr>
        <w:tc>
          <w:tcPr>
            <w:tcW w:w="2551" w:type="dxa"/>
          </w:tcPr>
          <w:p>
            <w:pPr>
              <w:spacing w:after="80"/>
              <w:rPr>
                <w:ins w:id="9882" w:author="DS Corporation" w:date="2026-10-09T09:00:00Z"/>
              </w:rPr>
            </w:pPr>
            <w:ins w:id="9883" w:author="DS Corporation" w:date="2026-10-09T09:00:00Z">
              <w:r>
                <w:rPr>
                  <w:rFonts w:ascii="Times New Roman" w:hAnsi="Times New Roman" w:cs="Times New Roman" w:eastAsia="Times New Roman"/>
                  <w:sz w:val="20"/>
                  <w:szCs w:val="20"/>
                </w:rPr>
                <w:t xml:space="preserve">Khả năng gội sạch</w:t>
              </w:r>
            </w:ins>
          </w:p>
        </w:tc>
        <w:tc>
          <w:tcPr>
            <w:tcW w:w="6804" w:type="dxa"/>
          </w:tcPr>
          <w:p>
            <w:pPr>
              <w:spacing w:after="80"/>
              <w:rPr>
                <w:ins w:id="9884" w:author="DS Corporation" w:date="2026-10-09T09:00:00Z"/>
              </w:rPr>
            </w:pPr>
            <w:ins w:id="9885" w:author="DS Corporation" w:date="2026-10-09T09:00:00Z">
              <w:r>
                <w:rPr>
                  <w:rFonts w:ascii="Times New Roman" w:hAnsi="Times New Roman" w:cs="Times New Roman" w:eastAsia="Times New Roman"/>
                  <w:sz w:val="20"/>
                  <w:szCs w:val="20"/>
                </w:rPr>
                <w:t xml:space="preserve">Sạch hoàn toàn sau 1–2 lần dầu gội thông thường, không còn màng nhờn</w:t>
              </w:r>
            </w:ins>
          </w:p>
        </w:tc>
      </w:tr>
      <w:tr>
        <w:trPr>
          <w:ins w:id="9886" w:author="DS Corporation" w:date="2026-10-09T09:00:00Z"/>
        </w:trPr>
        <w:tc>
          <w:tcPr>
            <w:tcW w:w="2551" w:type="dxa"/>
          </w:tcPr>
          <w:p>
            <w:pPr>
              <w:spacing w:after="80"/>
              <w:rPr>
                <w:ins w:id="9887" w:author="DS Corporation" w:date="2026-10-09T09:00:00Z"/>
              </w:rPr>
            </w:pPr>
            <w:ins w:id="9888" w:author="DS Corporation" w:date="2026-10-09T09:00:00Z">
              <w:r>
                <w:rPr>
                  <w:rFonts w:ascii="Times New Roman" w:hAnsi="Times New Roman" w:cs="Times New Roman" w:eastAsia="Times New Roman"/>
                  <w:sz w:val="20"/>
                  <w:szCs w:val="20"/>
                </w:rPr>
                <w:t xml:space="preserve">Châm chích / kích ứng</w:t>
              </w:r>
            </w:ins>
          </w:p>
        </w:tc>
        <w:tc>
          <w:tcPr>
            <w:tcW w:w="6804" w:type="dxa"/>
          </w:tcPr>
          <w:p>
            <w:pPr>
              <w:spacing w:after="80"/>
              <w:rPr>
                <w:ins w:id="9889" w:author="DS Corporation" w:date="2026-10-09T09:00:00Z"/>
              </w:rPr>
            </w:pPr>
            <w:ins w:id="9890" w:author="DS Corporation" w:date="2026-10-09T09:00:00Z">
              <w:r>
                <w:rPr>
                  <w:rFonts w:ascii="Times New Roman" w:hAnsi="Times New Roman" w:cs="Times New Roman" w:eastAsia="Times New Roman"/>
                  <w:sz w:val="20"/>
                  <w:szCs w:val="20"/>
                </w:rPr>
                <w:t xml:space="preserve">Điểm châm chích ≤ 2/5 trên panel; không đỏ, ngứa sau ủ 40 phút</w:t>
              </w:r>
            </w:ins>
          </w:p>
        </w:tc>
      </w:tr>
      <w:tr>
        <w:trPr>
          <w:ins w:id="9891" w:author="DS Corporation" w:date="2026-10-09T09:00:00Z"/>
        </w:trPr>
        <w:tc>
          <w:tcPr>
            <w:tcW w:w="2551" w:type="dxa"/>
          </w:tcPr>
          <w:p>
            <w:pPr>
              <w:spacing w:after="80"/>
              <w:rPr>
                <w:ins w:id="9892" w:author="DS Corporation" w:date="2026-10-09T09:00:00Z"/>
              </w:rPr>
            </w:pPr>
            <w:ins w:id="9893" w:author="DS Corporation" w:date="2026-10-09T09:00:00Z">
              <w:r>
                <w:rPr>
                  <w:rFonts w:ascii="Times New Roman" w:hAnsi="Times New Roman" w:cs="Times New Roman" w:eastAsia="Times New Roman"/>
                  <w:sz w:val="20"/>
                  <w:szCs w:val="20"/>
                </w:rPr>
                <w:t xml:space="preserve">Mùi</w:t>
              </w:r>
            </w:ins>
          </w:p>
        </w:tc>
        <w:tc>
          <w:tcPr>
            <w:tcW w:w="6804" w:type="dxa"/>
          </w:tcPr>
          <w:p>
            <w:pPr>
              <w:spacing w:after="80"/>
              <w:rPr>
                <w:ins w:id="9894" w:author="DS Corporation" w:date="2026-10-09T09:00:00Z"/>
              </w:rPr>
            </w:pPr>
            <w:ins w:id="9895" w:author="DS Corporation" w:date="2026-10-09T09:00:00Z">
              <w:r>
                <w:rPr>
                  <w:rFonts w:ascii="Times New Roman" w:hAnsi="Times New Roman" w:cs="Times New Roman" w:eastAsia="Times New Roman"/>
                  <w:sz w:val="20"/>
                  <w:szCs w:val="20"/>
                </w:rPr>
                <w:t xml:space="preserve">Thảo mộc – cam chanh, không lấn mùi Neem; ổn định sau 4 tuần ở 40–45 °C</w:t>
              </w:r>
            </w:ins>
          </w:p>
        </w:tc>
      </w:tr>
      <w:tr>
        <w:trPr>
          <w:ins w:id="9896" w:author="DS Corporation" w:date="2026-10-09T09:00:00Z"/>
        </w:trPr>
        <w:tc>
          <w:tcPr>
            <w:tcW w:w="2551" w:type="dxa"/>
          </w:tcPr>
          <w:p>
            <w:pPr>
              <w:spacing w:after="80"/>
              <w:rPr>
                <w:ins w:id="9897" w:author="DS Corporation" w:date="2026-10-09T09:00:00Z"/>
              </w:rPr>
            </w:pPr>
            <w:ins w:id="9898" w:author="DS Corporation" w:date="2026-10-09T09:00:00Z">
              <w:r>
                <w:rPr>
                  <w:rFonts w:ascii="Times New Roman" w:hAnsi="Times New Roman" w:cs="Times New Roman" w:eastAsia="Times New Roman"/>
                  <w:sz w:val="20"/>
                  <w:szCs w:val="20"/>
                </w:rPr>
                <w:t xml:space="preserve">Ngoại quan</w:t>
              </w:r>
            </w:ins>
          </w:p>
        </w:tc>
        <w:tc>
          <w:tcPr>
            <w:tcW w:w="6804" w:type="dxa"/>
          </w:tcPr>
          <w:p>
            <w:pPr>
              <w:spacing w:after="80"/>
              <w:rPr>
                <w:ins w:id="9899" w:author="DS Corporation" w:date="2026-10-09T09:00:00Z"/>
              </w:rPr>
            </w:pPr>
            <w:ins w:id="9900" w:author="DS Corporation" w:date="2026-10-09T09:00:00Z">
              <w:r>
                <w:rPr>
                  <w:rFonts w:ascii="Times New Roman" w:hAnsi="Times New Roman" w:cs="Times New Roman" w:eastAsia="Times New Roman"/>
                  <w:sz w:val="20"/>
                  <w:szCs w:val="20"/>
                </w:rPr>
                <w:t xml:space="preserve">Dầu trong, vàng nhạt – vàng; không cặn, không tách lớp</w:t>
              </w:r>
            </w:ins>
          </w:p>
        </w:tc>
      </w:tr>
      <w:tr>
        <w:trPr>
          <w:ins w:id="9901" w:author="DS Corporation" w:date="2026-10-09T09:00:00Z"/>
        </w:trPr>
        <w:tc>
          <w:tcPr>
            <w:tcW w:w="2551" w:type="dxa"/>
          </w:tcPr>
          <w:p>
            <w:pPr>
              <w:spacing w:after="80"/>
              <w:rPr>
                <w:ins w:id="9902" w:author="DS Corporation" w:date="2026-10-09T09:00:00Z"/>
              </w:rPr>
            </w:pPr>
            <w:ins w:id="9903" w:author="DS Corporation" w:date="2026-10-09T09:00:00Z">
              <w:r>
                <w:rPr>
                  <w:rFonts w:ascii="Times New Roman" w:hAnsi="Times New Roman" w:cs="Times New Roman" w:eastAsia="Times New Roman"/>
                  <w:sz w:val="20"/>
                  <w:szCs w:val="20"/>
                </w:rPr>
                <w:t xml:space="preserve">Ổn định</w:t>
              </w:r>
            </w:ins>
          </w:p>
        </w:tc>
        <w:tc>
          <w:tcPr>
            <w:tcW w:w="6804" w:type="dxa"/>
          </w:tcPr>
          <w:p>
            <w:pPr>
              <w:spacing w:after="80"/>
              <w:rPr>
                <w:ins w:id="9904" w:author="DS Corporation" w:date="2026-10-09T09:00:00Z"/>
              </w:rPr>
            </w:pPr>
            <w:ins w:id="9905" w:author="DS Corporation" w:date="2026-10-09T09:00:00Z">
              <w:r>
                <w:rPr>
                  <w:rFonts w:ascii="Times New Roman" w:hAnsi="Times New Roman" w:cs="Times New Roman" w:eastAsia="Times New Roman"/>
                  <w:sz w:val="20"/>
                  <w:szCs w:val="20"/>
                </w:rPr>
                <w:t xml:space="preserve">Không ôi, không đổi màu/mùi bất thường sau 4 tuần 40–45 °C, 4 °C và 6 chu kỳ nóng–lạnh; peroxide ≤ 5 meq O2/kg khi xuất xưởng</w:t>
              </w:r>
            </w:ins>
          </w:p>
        </w:tc>
      </w:tr>
    </w:tbl>
    <w:p>
      <w:pPr>
        <w:spacing w:after="80"/>
        <w:rPr>
          <w:ins w:id="9906" w:author="DS Corporation" w:date="2026-10-09T09:00:00Z"/>
        </w:rPr>
      </w:pPr>
      <w:ins w:id="9907" w:author="DS Corporation" w:date="2026-10-09T09:00:00Z">
        <w:r>
          <w:rPr>
            <w:rFonts w:ascii="Times New Roman" w:hAnsi="Times New Roman" w:cs="Times New Roman" w:eastAsia="Times New Roman"/>
            <w:b/>
            <w:sz w:val="24"/>
            <w:szCs w:val="24"/>
          </w:rPr>
          <w:t xml:space="preserve">C. Hạn sử dụng:</w:t>
        </w:r>
      </w:ins>
      <w:ins w:id="9908" w:author="DS Corporation" w:date="2026-10-09T09:00:00Z">
        <w:r>
          <w:rPr>
            <w:rFonts w:ascii="Times New Roman" w:hAnsi="Times New Roman" w:cs="Times New Roman" w:eastAsia="Times New Roman"/>
            <w:sz w:val="24"/>
            <w:szCs w:val="24"/>
          </w:rPr>
          <w:t xml:space="preserve"> [24] tháng kể từ ngày sản xuất, trên cơ sở dữ liệu ổn định của Bên B; bảo quản nơi khô ráo, thoáng mát, tránh ánh nắng trực tiếp, dưới 30 °C.</w:t>
        </w:r>
      </w:ins>
    </w:p>
    <w:p>
      <w:pPr>
        <w:pageBreakBefore/>
        <w:spacing w:after="80"/>
        <w:jc w:val="center"/>
        <w:rPr>
          <w:ins w:id="9909" w:author="DS Corporation" w:date="2026-10-09T09:00:00Z"/>
        </w:rPr>
      </w:pPr>
      <w:ins w:id="9910" w:author="DS Corporation" w:date="2026-10-09T09:00:00Z">
        <w:r>
          <w:rPr>
            <w:rFonts w:ascii="Times New Roman" w:hAnsi="Times New Roman" w:cs="Times New Roman" w:eastAsia="Times New Roman"/>
            <w:b/>
            <w:sz w:val="26"/>
            <w:szCs w:val="26"/>
          </w:rPr>
          <w:t xml:space="preserve">PHỤ LỤC 03 – CẤU THÀNH ĐƠN GIÁ, BAO BÌ VÀ ĐỊNH MỨC HAO HỤT</w:t>
        </w:r>
      </w:ins>
    </w:p>
    <w:p>
      <w:pPr>
        <w:spacing w:after="80"/>
        <w:rPr>
          <w:ins w:id="9911" w:author="DS Corporation" w:date="2026-10-09T09:00:00Z"/>
        </w:rPr>
      </w:pPr>
      <w:ins w:id="9912" w:author="DS Corporation" w:date="2026-10-09T09:00:00Z">
        <w:r>
          <w:rPr>
            <w:rFonts w:ascii="Times New Roman" w:hAnsi="Times New Roman" w:cs="Times New Roman" w:eastAsia="Times New Roman"/>
            <w:b/>
            <w:sz w:val="24"/>
            <w:szCs w:val="24"/>
          </w:rPr>
          <w:t xml:space="preserve">A. Cấu thành đơn giá 59.800 đ/hộp (chưa VAT)</w:t>
        </w:r>
      </w:ins>
      <w:ins w:id="9913" w:author="DS Corporation" w:date="2026-10-09T09:00:00Z">
        <w:r>
          <w:rPr>
            <w:rFonts w:ascii="Times New Roman" w:hAnsi="Times New Roman" w:cs="Times New Roman" w:eastAsia="Times New Roman"/>
            <w:sz w:val="24"/>
            <w:szCs w:val="24"/>
          </w:rPr>
          <w:t xml:space="preserve"> – Bên B điền:</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685"/>
        <w:gridCol w:w="1134"/>
        <w:gridCol w:w="2551"/>
        <w:gridCol w:w="1984"/>
      </w:tblGrid>
      <w:tr>
        <w:trPr>
          <w:ins w:id="9914" w:author="DS Corporation" w:date="2026-10-09T09:00:00Z"/>
        </w:trPr>
        <w:tc>
          <w:tcPr>
            <w:tcW w:w="3685" w:type="dxa"/>
            <w:shd w:val="clear" w:color="auto" w:fill="D9D9D9"/>
          </w:tcPr>
          <w:p>
            <w:pPr>
              <w:spacing w:after="80"/>
              <w:rPr>
                <w:ins w:id="9915" w:author="DS Corporation" w:date="2026-10-09T09:00:00Z"/>
              </w:rPr>
            </w:pPr>
            <w:ins w:id="9916" w:author="DS Corporation" w:date="2026-10-09T09:00:00Z">
              <w:r>
                <w:rPr>
                  <w:rFonts w:ascii="Times New Roman" w:hAnsi="Times New Roman" w:cs="Times New Roman" w:eastAsia="Times New Roman"/>
                  <w:b/>
                  <w:sz w:val="20"/>
                  <w:szCs w:val="20"/>
                </w:rPr>
                <w:t xml:space="preserve">Hạng mục</w:t>
              </w:r>
            </w:ins>
          </w:p>
        </w:tc>
        <w:tc>
          <w:tcPr>
            <w:tcW w:w="1134" w:type="dxa"/>
            <w:shd w:val="clear" w:color="auto" w:fill="D9D9D9"/>
          </w:tcPr>
          <w:p>
            <w:pPr>
              <w:spacing w:after="80"/>
              <w:rPr>
                <w:ins w:id="9917" w:author="DS Corporation" w:date="2026-10-09T09:00:00Z"/>
              </w:rPr>
            </w:pPr>
            <w:ins w:id="9918" w:author="DS Corporation" w:date="2026-10-09T09:00:00Z">
              <w:r>
                <w:rPr>
                  <w:rFonts w:ascii="Times New Roman" w:hAnsi="Times New Roman" w:cs="Times New Roman" w:eastAsia="Times New Roman"/>
                  <w:b/>
                  <w:sz w:val="20"/>
                  <w:szCs w:val="20"/>
                </w:rPr>
                <w:t xml:space="preserve">Đơn vị</w:t>
              </w:r>
            </w:ins>
          </w:p>
        </w:tc>
        <w:tc>
          <w:tcPr>
            <w:tcW w:w="2551" w:type="dxa"/>
            <w:shd w:val="clear" w:color="auto" w:fill="D9D9D9"/>
          </w:tcPr>
          <w:p>
            <w:pPr>
              <w:spacing w:after="80"/>
              <w:rPr>
                <w:ins w:id="9919" w:author="DS Corporation" w:date="2026-10-09T09:00:00Z"/>
              </w:rPr>
            </w:pPr>
            <w:ins w:id="9920" w:author="DS Corporation" w:date="2026-10-09T09:00:00Z">
              <w:r>
                <w:rPr>
                  <w:rFonts w:ascii="Times New Roman" w:hAnsi="Times New Roman" w:cs="Times New Roman" w:eastAsia="Times New Roman"/>
                  <w:b/>
                  <w:sz w:val="20"/>
                  <w:szCs w:val="20"/>
                </w:rPr>
                <w:t xml:space="preserve">Định mức / đơn giá</w:t>
              </w:r>
            </w:ins>
          </w:p>
        </w:tc>
        <w:tc>
          <w:tcPr>
            <w:tcW w:w="1984" w:type="dxa"/>
            <w:shd w:val="clear" w:color="auto" w:fill="D9D9D9"/>
          </w:tcPr>
          <w:p>
            <w:pPr>
              <w:spacing w:after="80"/>
              <w:rPr>
                <w:ins w:id="9921" w:author="DS Corporation" w:date="2026-10-09T09:00:00Z"/>
              </w:rPr>
            </w:pPr>
            <w:ins w:id="9922" w:author="DS Corporation" w:date="2026-10-09T09:00:00Z">
              <w:r>
                <w:rPr>
                  <w:rFonts w:ascii="Times New Roman" w:hAnsi="Times New Roman" w:cs="Times New Roman" w:eastAsia="Times New Roman"/>
                  <w:b/>
                  <w:sz w:val="20"/>
                  <w:szCs w:val="20"/>
                </w:rPr>
                <w:t xml:space="preserve">Thành tiền/hộp (đ)</w:t>
              </w:r>
            </w:ins>
          </w:p>
        </w:tc>
      </w:tr>
      <w:tr>
        <w:trPr>
          <w:ins w:id="9923" w:author="DS Corporation" w:date="2026-10-09T09:00:00Z"/>
        </w:trPr>
        <w:tc>
          <w:tcPr>
            <w:tcW w:w="3685" w:type="dxa"/>
          </w:tcPr>
          <w:p>
            <w:pPr>
              <w:spacing w:after="80"/>
              <w:rPr>
                <w:ins w:id="9924" w:author="DS Corporation" w:date="2026-10-09T09:00:00Z"/>
              </w:rPr>
            </w:pPr>
            <w:ins w:id="9925" w:author="DS Corporation" w:date="2026-10-09T09:00:00Z">
              <w:r>
                <w:rPr>
                  <w:rFonts w:ascii="Times New Roman" w:hAnsi="Times New Roman" w:cs="Times New Roman" w:eastAsia="Times New Roman"/>
                  <w:sz w:val="20"/>
                  <w:szCs w:val="20"/>
                </w:rPr>
                <w:t xml:space="preserve">Dịch sản phẩm</w:t>
              </w:r>
            </w:ins>
          </w:p>
        </w:tc>
        <w:tc>
          <w:tcPr>
            <w:tcW w:w="1134" w:type="dxa"/>
          </w:tcPr>
          <w:p>
            <w:pPr>
              <w:spacing w:after="80"/>
              <w:rPr>
                <w:ins w:id="9926" w:author="DS Corporation" w:date="2026-10-09T09:00:00Z"/>
              </w:rPr>
            </w:pPr>
            <w:ins w:id="9927" w:author="DS Corporation" w:date="2026-10-09T09:00:00Z">
              <w:r>
                <w:rPr>
                  <w:rFonts w:ascii="Times New Roman" w:hAnsi="Times New Roman" w:cs="Times New Roman" w:eastAsia="Times New Roman"/>
                  <w:sz w:val="20"/>
                  <w:szCs w:val="20"/>
                </w:rPr>
                <w:t xml:space="preserve">đ/kg</w:t>
              </w:r>
            </w:ins>
          </w:p>
        </w:tc>
        <w:tc>
          <w:tcPr>
            <w:tcW w:w="2551" w:type="dxa"/>
          </w:tcPr>
          <w:p>
            <w:pPr>
              <w:spacing w:after="80"/>
              <w:rPr>
                <w:ins w:id="9928" w:author="DS Corporation" w:date="2026-10-09T09:00:00Z"/>
              </w:rPr>
            </w:pPr>
            <w:ins w:id="9929" w:author="DS Corporation" w:date="2026-10-09T09:00:00Z">
              <w:r>
                <w:rPr>
                  <w:rFonts w:ascii="Times New Roman" w:hAnsi="Times New Roman" w:cs="Times New Roman" w:eastAsia="Times New Roman"/>
                  <w:sz w:val="20"/>
                  <w:szCs w:val="20"/>
                </w:rPr>
                <w:t xml:space="preserve">Định mức: [●] g/chai</w:t>
              </w:r>
            </w:ins>
          </w:p>
        </w:tc>
        <w:tc>
          <w:tcPr>
            <w:tcW w:w="1984" w:type="dxa"/>
          </w:tcPr>
          <w:p>
            <w:pPr>
              <w:spacing w:after="80"/>
              <w:rPr>
                <w:ins w:id="9930" w:author="DS Corporation" w:date="2026-10-09T09:00:00Z"/>
              </w:rPr>
            </w:pPr>
            <w:ins w:id="9931" w:author="DS Corporation" w:date="2026-10-09T09:00:00Z">
              <w:r>
                <w:rPr>
                  <w:rFonts w:ascii="Times New Roman" w:hAnsi="Times New Roman" w:cs="Times New Roman" w:eastAsia="Times New Roman"/>
                  <w:sz w:val="20"/>
                  <w:szCs w:val="20"/>
                </w:rPr>
                <w:t xml:space="preserve">[●]</w:t>
              </w:r>
            </w:ins>
          </w:p>
        </w:tc>
      </w:tr>
      <w:tr>
        <w:trPr>
          <w:ins w:id="9932" w:author="DS Corporation" w:date="2026-10-09T09:00:00Z"/>
        </w:trPr>
        <w:tc>
          <w:tcPr>
            <w:tcW w:w="3685" w:type="dxa"/>
          </w:tcPr>
          <w:p>
            <w:pPr>
              <w:spacing w:after="80"/>
              <w:rPr>
                <w:ins w:id="9933" w:author="DS Corporation" w:date="2026-10-09T09:00:00Z"/>
              </w:rPr>
            </w:pPr>
            <w:ins w:id="9934" w:author="DS Corporation" w:date="2026-10-09T09:00:00Z">
              <w:r>
                <w:rPr>
                  <w:rFonts w:ascii="Times New Roman" w:hAnsi="Times New Roman" w:cs="Times New Roman" w:eastAsia="Times New Roman"/>
                  <w:sz w:val="20"/>
                  <w:szCs w:val="20"/>
                </w:rPr>
                <w:t xml:space="preserve">Chiết rót, đóng nắp</w:t>
              </w:r>
            </w:ins>
          </w:p>
        </w:tc>
        <w:tc>
          <w:tcPr>
            <w:tcW w:w="1134" w:type="dxa"/>
          </w:tcPr>
          <w:p>
            <w:pPr>
              <w:spacing w:after="80"/>
              <w:rPr>
                <w:ins w:id="9935" w:author="DS Corporation" w:date="2026-10-09T09:00:00Z"/>
              </w:rPr>
            </w:pPr>
            <w:ins w:id="9936" w:author="DS Corporation" w:date="2026-10-09T09:00:00Z">
              <w:r>
                <w:rPr>
                  <w:rFonts w:ascii="Times New Roman" w:hAnsi="Times New Roman" w:cs="Times New Roman" w:eastAsia="Times New Roman"/>
                  <w:sz w:val="20"/>
                  <w:szCs w:val="20"/>
                </w:rPr>
                <w:t xml:space="preserve">đ/chai</w:t>
              </w:r>
            </w:ins>
          </w:p>
        </w:tc>
        <w:tc>
          <w:tcPr>
            <w:tcW w:w="2551" w:type="dxa"/>
          </w:tcPr>
          <w:p>
            <w:pPr>
              <w:spacing w:after="80"/>
              <w:rPr>
                <w:ins w:id="9937" w:author="DS Corporation" w:date="2026-10-09T09:00:00Z"/>
              </w:rPr>
            </w:pPr>
            <w:ins w:id="9938"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9939" w:author="DS Corporation" w:date="2026-10-09T09:00:00Z"/>
              </w:rPr>
            </w:pPr>
            <w:ins w:id="9940" w:author="DS Corporation" w:date="2026-10-09T09:00:00Z">
              <w:r>
                <w:rPr>
                  <w:rFonts w:ascii="Times New Roman" w:hAnsi="Times New Roman" w:cs="Times New Roman" w:eastAsia="Times New Roman"/>
                  <w:sz w:val="20"/>
                  <w:szCs w:val="20"/>
                </w:rPr>
                <w:t xml:space="preserve">[●]</w:t>
              </w:r>
            </w:ins>
          </w:p>
        </w:tc>
      </w:tr>
      <w:tr>
        <w:trPr>
          <w:ins w:id="9941" w:author="DS Corporation" w:date="2026-10-09T09:00:00Z"/>
        </w:trPr>
        <w:tc>
          <w:tcPr>
            <w:tcW w:w="3685" w:type="dxa"/>
          </w:tcPr>
          <w:p>
            <w:pPr>
              <w:spacing w:after="80"/>
              <w:rPr>
                <w:ins w:id="9942" w:author="DS Corporation" w:date="2026-10-09T09:00:00Z"/>
              </w:rPr>
            </w:pPr>
            <w:ins w:id="9943" w:author="DS Corporation" w:date="2026-10-09T09:00:00Z">
              <w:r>
                <w:rPr>
                  <w:rFonts w:ascii="Times New Roman" w:hAnsi="Times New Roman" w:cs="Times New Roman" w:eastAsia="Times New Roman"/>
                  <w:sz w:val="20"/>
                  <w:szCs w:val="20"/>
                </w:rPr>
                <w:t xml:space="preserve">Dán nhãn, in số lô/HSD</w:t>
              </w:r>
            </w:ins>
          </w:p>
        </w:tc>
        <w:tc>
          <w:tcPr>
            <w:tcW w:w="1134" w:type="dxa"/>
          </w:tcPr>
          <w:p>
            <w:pPr>
              <w:spacing w:after="80"/>
              <w:rPr>
                <w:ins w:id="9944" w:author="DS Corporation" w:date="2026-10-09T09:00:00Z"/>
              </w:rPr>
            </w:pPr>
            <w:ins w:id="9945" w:author="DS Corporation" w:date="2026-10-09T09:00:00Z">
              <w:r>
                <w:rPr>
                  <w:rFonts w:ascii="Times New Roman" w:hAnsi="Times New Roman" w:cs="Times New Roman" w:eastAsia="Times New Roman"/>
                  <w:sz w:val="20"/>
                  <w:szCs w:val="20"/>
                </w:rPr>
                <w:t xml:space="preserve">đ/chai</w:t>
              </w:r>
            </w:ins>
          </w:p>
        </w:tc>
        <w:tc>
          <w:tcPr>
            <w:tcW w:w="2551" w:type="dxa"/>
          </w:tcPr>
          <w:p>
            <w:pPr>
              <w:spacing w:after="80"/>
              <w:rPr>
                <w:ins w:id="9946" w:author="DS Corporation" w:date="2026-10-09T09:00:00Z"/>
              </w:rPr>
            </w:pPr>
            <w:ins w:id="9947"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9948" w:author="DS Corporation" w:date="2026-10-09T09:00:00Z"/>
              </w:rPr>
            </w:pPr>
            <w:ins w:id="9949" w:author="DS Corporation" w:date="2026-10-09T09:00:00Z">
              <w:r>
                <w:rPr>
                  <w:rFonts w:ascii="Times New Roman" w:hAnsi="Times New Roman" w:cs="Times New Roman" w:eastAsia="Times New Roman"/>
                  <w:sz w:val="20"/>
                  <w:szCs w:val="20"/>
                </w:rPr>
                <w:t xml:space="preserve">[●]</w:t>
              </w:r>
            </w:ins>
          </w:p>
        </w:tc>
      </w:tr>
      <w:tr>
        <w:trPr>
          <w:ins w:id="9950" w:author="DS Corporation" w:date="2026-10-09T09:00:00Z"/>
        </w:trPr>
        <w:tc>
          <w:tcPr>
            <w:tcW w:w="3685" w:type="dxa"/>
          </w:tcPr>
          <w:p>
            <w:pPr>
              <w:spacing w:after="80"/>
              <w:rPr>
                <w:ins w:id="9951" w:author="DS Corporation" w:date="2026-10-09T09:00:00Z"/>
              </w:rPr>
            </w:pPr>
            <w:ins w:id="9952" w:author="DS Corporation" w:date="2026-10-09T09:00:00Z">
              <w:r>
                <w:rPr>
                  <w:rFonts w:ascii="Times New Roman" w:hAnsi="Times New Roman" w:cs="Times New Roman" w:eastAsia="Times New Roman"/>
                  <w:sz w:val="20"/>
                  <w:szCs w:val="20"/>
                </w:rPr>
                <w:t xml:space="preserve">Đóng hộp, co màng, đóng thùng carton trơn</w:t>
              </w:r>
            </w:ins>
          </w:p>
        </w:tc>
        <w:tc>
          <w:tcPr>
            <w:tcW w:w="1134" w:type="dxa"/>
          </w:tcPr>
          <w:p>
            <w:pPr>
              <w:spacing w:after="80"/>
              <w:rPr>
                <w:ins w:id="9953" w:author="DS Corporation" w:date="2026-10-09T09:00:00Z"/>
              </w:rPr>
            </w:pPr>
            <w:ins w:id="9954" w:author="DS Corporation" w:date="2026-10-09T09:00:00Z">
              <w:r>
                <w:rPr>
                  <w:rFonts w:ascii="Times New Roman" w:hAnsi="Times New Roman" w:cs="Times New Roman" w:eastAsia="Times New Roman"/>
                  <w:sz w:val="20"/>
                  <w:szCs w:val="20"/>
                </w:rPr>
                <w:t xml:space="preserve">đ/hộp</w:t>
              </w:r>
            </w:ins>
          </w:p>
        </w:tc>
        <w:tc>
          <w:tcPr>
            <w:tcW w:w="2551" w:type="dxa"/>
          </w:tcPr>
          <w:p>
            <w:pPr>
              <w:spacing w:after="80"/>
              <w:rPr>
                <w:ins w:id="9955" w:author="DS Corporation" w:date="2026-10-09T09:00:00Z"/>
              </w:rPr>
            </w:pPr>
            <w:ins w:id="9956"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9957" w:author="DS Corporation" w:date="2026-10-09T09:00:00Z"/>
              </w:rPr>
            </w:pPr>
            <w:ins w:id="9958" w:author="DS Corporation" w:date="2026-10-09T09:00:00Z">
              <w:r>
                <w:rPr>
                  <w:rFonts w:ascii="Times New Roman" w:hAnsi="Times New Roman" w:cs="Times New Roman" w:eastAsia="Times New Roman"/>
                  <w:sz w:val="20"/>
                  <w:szCs w:val="20"/>
                </w:rPr>
                <w:t xml:space="preserve">[●]</w:t>
              </w:r>
            </w:ins>
          </w:p>
        </w:tc>
      </w:tr>
      <w:tr>
        <w:trPr>
          <w:ins w:id="9959" w:author="DS Corporation" w:date="2026-10-09T09:00:00Z"/>
        </w:trPr>
        <w:tc>
          <w:tcPr>
            <w:tcW w:w="3685" w:type="dxa"/>
          </w:tcPr>
          <w:p>
            <w:pPr>
              <w:spacing w:after="80"/>
              <w:rPr>
                <w:ins w:id="9960" w:author="DS Corporation" w:date="2026-10-09T09:00:00Z"/>
              </w:rPr>
            </w:pPr>
            <w:ins w:id="9961" w:author="DS Corporation" w:date="2026-10-09T09:00:00Z">
              <w:r>
                <w:rPr>
                  <w:rFonts w:ascii="Times New Roman" w:hAnsi="Times New Roman" w:cs="Times New Roman" w:eastAsia="Times New Roman"/>
                  <w:sz w:val="20"/>
                  <w:szCs w:val="20"/>
                </w:rPr>
                <w:t xml:space="preserve">Kiểm tra chất lượng, kiểm nghiệm lô đầu, hồ sơ công bố</w:t>
              </w:r>
            </w:ins>
          </w:p>
        </w:tc>
        <w:tc>
          <w:tcPr>
            <w:tcW w:w="1134" w:type="dxa"/>
          </w:tcPr>
          <w:p>
            <w:pPr>
              <w:spacing w:after="80"/>
              <w:rPr>
                <w:ins w:id="9962" w:author="DS Corporation" w:date="2026-10-09T09:00:00Z"/>
              </w:rPr>
            </w:pPr>
            <w:ins w:id="9963" w:author="DS Corporation" w:date="2026-10-09T09:00:00Z">
              <w:r>
                <w:rPr>
                  <w:rFonts w:ascii="Times New Roman" w:hAnsi="Times New Roman" w:cs="Times New Roman" w:eastAsia="Times New Roman"/>
                  <w:sz w:val="20"/>
                  <w:szCs w:val="20"/>
                </w:rPr>
                <w:t xml:space="preserve">đ/hộp</w:t>
              </w:r>
            </w:ins>
          </w:p>
        </w:tc>
        <w:tc>
          <w:tcPr>
            <w:tcW w:w="2551" w:type="dxa"/>
          </w:tcPr>
          <w:p>
            <w:pPr>
              <w:spacing w:after="80"/>
              <w:rPr>
                <w:ins w:id="9964" w:author="DS Corporation" w:date="2026-10-09T09:00:00Z"/>
              </w:rPr>
            </w:pPr>
            <w:ins w:id="9965"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9966" w:author="DS Corporation" w:date="2026-10-09T09:00:00Z"/>
              </w:rPr>
            </w:pPr>
            <w:ins w:id="9967" w:author="DS Corporation" w:date="2026-10-09T09:00:00Z">
              <w:r>
                <w:rPr>
                  <w:rFonts w:ascii="Times New Roman" w:hAnsi="Times New Roman" w:cs="Times New Roman" w:eastAsia="Times New Roman"/>
                  <w:sz w:val="20"/>
                  <w:szCs w:val="20"/>
                </w:rPr>
                <w:t xml:space="preserve">[●]</w:t>
              </w:r>
            </w:ins>
          </w:p>
        </w:tc>
      </w:tr>
      <w:tr>
        <w:trPr>
          <w:ins w:id="9968" w:author="DS Corporation" w:date="2026-10-09T09:00:00Z"/>
        </w:trPr>
        <w:tc>
          <w:tcPr>
            <w:tcW w:w="3685" w:type="dxa"/>
          </w:tcPr>
          <w:p>
            <w:pPr>
              <w:spacing w:after="80"/>
              <w:rPr>
                <w:ins w:id="9969" w:author="DS Corporation" w:date="2026-10-09T09:00:00Z"/>
              </w:rPr>
            </w:pPr>
            <w:ins w:id="9970" w:author="DS Corporation" w:date="2026-10-09T09:00:00Z">
              <w:r>
                <w:rPr>
                  <w:rFonts w:ascii="Times New Roman" w:hAnsi="Times New Roman" w:cs="Times New Roman" w:eastAsia="Times New Roman"/>
                  <w:sz w:val="20"/>
                  <w:szCs w:val="20"/>
                </w:rPr>
                <w:t xml:space="preserve">Cộng</w:t>
              </w:r>
            </w:ins>
          </w:p>
        </w:tc>
        <w:tc>
          <w:tcPr>
            <w:tcW w:w="1134" w:type="dxa"/>
          </w:tcPr>
          <w:p>
            <w:pPr>
              <w:spacing w:after="80"/>
              <w:rPr>
                <w:ins w:id="9971" w:author="DS Corporation" w:date="2026-10-09T09:00:00Z"/>
              </w:rPr>
            </w:pPr>
          </w:p>
        </w:tc>
        <w:tc>
          <w:tcPr>
            <w:tcW w:w="2551" w:type="dxa"/>
          </w:tcPr>
          <w:p>
            <w:pPr>
              <w:spacing w:after="80"/>
              <w:rPr>
                <w:ins w:id="9972" w:author="DS Corporation" w:date="2026-10-09T09:00:00Z"/>
              </w:rPr>
            </w:pPr>
          </w:p>
        </w:tc>
        <w:tc>
          <w:tcPr>
            <w:tcW w:w="1984" w:type="dxa"/>
          </w:tcPr>
          <w:p>
            <w:pPr>
              <w:spacing w:after="80"/>
              <w:rPr>
                <w:ins w:id="9973" w:author="DS Corporation" w:date="2026-10-09T09:00:00Z"/>
              </w:rPr>
            </w:pPr>
            <w:ins w:id="9974" w:author="DS Corporation" w:date="2026-10-09T09:00:00Z">
              <w:r>
                <w:rPr>
                  <w:rFonts w:ascii="Times New Roman" w:hAnsi="Times New Roman" w:cs="Times New Roman" w:eastAsia="Times New Roman"/>
                  <w:sz w:val="20"/>
                  <w:szCs w:val="20"/>
                </w:rPr>
                <w:t xml:space="preserve">59.800</w:t>
              </w:r>
            </w:ins>
          </w:p>
        </w:tc>
      </w:tr>
    </w:tbl>
    <w:p>
      <w:pPr>
        <w:spacing w:after="80"/>
        <w:rPr>
          <w:ins w:id="9975" w:author="DS Corporation" w:date="2026-10-09T09:00:00Z"/>
        </w:rPr>
      </w:pPr>
      <w:ins w:id="9976" w:author="DS Corporation" w:date="2026-10-09T09:00:00Z">
        <w:r>
          <w:rPr>
            <w:rFonts w:ascii="Times New Roman" w:hAnsi="Times New Roman" w:cs="Times New Roman" w:eastAsia="Times New Roman"/>
            <w:b/>
            <w:sz w:val="24"/>
            <w:szCs w:val="24"/>
          </w:rPr>
          <w:t xml:space="preserve">B. Bao bì, vật tư do Bên A cung cấp</w:t>
        </w:r>
      </w:ins>
    </w:p>
    <w:tbl>
      <w:tblPr>
        <w:tblW w:w="93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80"/>
        <w:gridCol w:w="2551"/>
        <w:gridCol w:w="4139"/>
        <w:gridCol w:w="1984"/>
      </w:tblGrid>
      <w:tr>
        <w:trPr>
          <w:ins w:id="9977" w:author="DS Corporation" w:date="2026-10-09T09:00:00Z"/>
        </w:trPr>
        <w:tc>
          <w:tcPr>
            <w:tcW w:w="680" w:type="dxa"/>
            <w:shd w:val="clear" w:color="auto" w:fill="D9D9D9"/>
          </w:tcPr>
          <w:p>
            <w:pPr>
              <w:spacing w:after="80"/>
              <w:rPr>
                <w:ins w:id="9978" w:author="DS Corporation" w:date="2026-10-09T09:00:00Z"/>
              </w:rPr>
            </w:pPr>
            <w:ins w:id="9979" w:author="DS Corporation" w:date="2026-10-09T09:00:00Z">
              <w:r>
                <w:rPr>
                  <w:rFonts w:ascii="Times New Roman" w:hAnsi="Times New Roman" w:cs="Times New Roman" w:eastAsia="Times New Roman"/>
                  <w:b/>
                  <w:sz w:val="20"/>
                  <w:szCs w:val="20"/>
                </w:rPr>
                <w:t xml:space="preserve">STT</w:t>
              </w:r>
            </w:ins>
          </w:p>
        </w:tc>
        <w:tc>
          <w:tcPr>
            <w:tcW w:w="2551" w:type="dxa"/>
            <w:shd w:val="clear" w:color="auto" w:fill="D9D9D9"/>
          </w:tcPr>
          <w:p>
            <w:pPr>
              <w:spacing w:after="80"/>
              <w:rPr>
                <w:ins w:id="9980" w:author="DS Corporation" w:date="2026-10-09T09:00:00Z"/>
              </w:rPr>
            </w:pPr>
            <w:ins w:id="9981" w:author="DS Corporation" w:date="2026-10-09T09:00:00Z">
              <w:r>
                <w:rPr>
                  <w:rFonts w:ascii="Times New Roman" w:hAnsi="Times New Roman" w:cs="Times New Roman" w:eastAsia="Times New Roman"/>
                  <w:b/>
                  <w:sz w:val="20"/>
                  <w:szCs w:val="20"/>
                </w:rPr>
                <w:t xml:space="preserve">Vật tư</w:t>
              </w:r>
            </w:ins>
          </w:p>
        </w:tc>
        <w:tc>
          <w:tcPr>
            <w:tcW w:w="4139" w:type="dxa"/>
            <w:shd w:val="clear" w:color="auto" w:fill="D9D9D9"/>
          </w:tcPr>
          <w:p>
            <w:pPr>
              <w:spacing w:after="80"/>
              <w:rPr>
                <w:ins w:id="9982" w:author="DS Corporation" w:date="2026-10-09T09:00:00Z"/>
              </w:rPr>
            </w:pPr>
            <w:ins w:id="9983" w:author="DS Corporation" w:date="2026-10-09T09:00:00Z">
              <w:r>
                <w:rPr>
                  <w:rFonts w:ascii="Times New Roman" w:hAnsi="Times New Roman" w:cs="Times New Roman" w:eastAsia="Times New Roman"/>
                  <w:b/>
                  <w:sz w:val="20"/>
                  <w:szCs w:val="20"/>
                </w:rPr>
                <w:t xml:space="preserve">Quy cách</w:t>
              </w:r>
            </w:ins>
          </w:p>
        </w:tc>
        <w:tc>
          <w:tcPr>
            <w:tcW w:w="1984" w:type="dxa"/>
            <w:shd w:val="clear" w:color="auto" w:fill="D9D9D9"/>
          </w:tcPr>
          <w:p>
            <w:pPr>
              <w:spacing w:after="80"/>
              <w:rPr>
                <w:ins w:id="9984" w:author="DS Corporation" w:date="2026-10-09T09:00:00Z"/>
              </w:rPr>
            </w:pPr>
            <w:ins w:id="9985" w:author="DS Corporation" w:date="2026-10-09T09:00:00Z">
              <w:r>
                <w:rPr>
                  <w:rFonts w:ascii="Times New Roman" w:hAnsi="Times New Roman" w:cs="Times New Roman" w:eastAsia="Times New Roman"/>
                  <w:b/>
                  <w:sz w:val="20"/>
                  <w:szCs w:val="20"/>
                </w:rPr>
                <w:t xml:space="preserve">Hao hụt tối đa</w:t>
              </w:r>
            </w:ins>
          </w:p>
        </w:tc>
      </w:tr>
      <w:tr>
        <w:trPr>
          <w:ins w:id="9986" w:author="DS Corporation" w:date="2026-10-09T09:00:00Z"/>
        </w:trPr>
        <w:tc>
          <w:tcPr>
            <w:tcW w:w="680" w:type="dxa"/>
          </w:tcPr>
          <w:p>
            <w:pPr>
              <w:spacing w:after="80"/>
              <w:rPr>
                <w:ins w:id="9987" w:author="DS Corporation" w:date="2026-10-09T09:00:00Z"/>
              </w:rPr>
            </w:pPr>
            <w:ins w:id="9988" w:author="DS Corporation" w:date="2026-10-09T09:00:00Z">
              <w:r>
                <w:rPr>
                  <w:rFonts w:ascii="Times New Roman" w:hAnsi="Times New Roman" w:cs="Times New Roman" w:eastAsia="Times New Roman"/>
                  <w:sz w:val="20"/>
                  <w:szCs w:val="20"/>
                </w:rPr>
                <w:t xml:space="preserve">1</w:t>
              </w:r>
            </w:ins>
          </w:p>
        </w:tc>
        <w:tc>
          <w:tcPr>
            <w:tcW w:w="2551" w:type="dxa"/>
          </w:tcPr>
          <w:p>
            <w:pPr>
              <w:spacing w:after="80"/>
              <w:rPr>
                <w:ins w:id="9989" w:author="DS Corporation" w:date="2026-10-09T09:00:00Z"/>
              </w:rPr>
            </w:pPr>
            <w:ins w:id="9990" w:author="DS Corporation" w:date="2026-10-09T09:00:00Z">
              <w:r>
                <w:rPr>
                  <w:rFonts w:ascii="Times New Roman" w:hAnsi="Times New Roman" w:cs="Times New Roman" w:eastAsia="Times New Roman"/>
                  <w:sz w:val="20"/>
                  <w:szCs w:val="20"/>
                </w:rPr>
                <w:t xml:space="preserve">Chai 50 ml</w:t>
              </w:r>
            </w:ins>
          </w:p>
        </w:tc>
        <w:tc>
          <w:tcPr>
            <w:tcW w:w="4139" w:type="dxa"/>
          </w:tcPr>
          <w:p>
            <w:pPr>
              <w:spacing w:after="80"/>
              <w:rPr>
                <w:ins w:id="9991" w:author="DS Corporation" w:date="2026-10-09T09:00:00Z"/>
              </w:rPr>
            </w:pPr>
            <w:ins w:id="9992"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9993" w:author="DS Corporation" w:date="2026-10-09T09:00:00Z"/>
              </w:rPr>
            </w:pPr>
            <w:ins w:id="9994" w:author="DS Corporation" w:date="2026-10-09T09:00:00Z">
              <w:r>
                <w:rPr>
                  <w:rFonts w:ascii="Times New Roman" w:hAnsi="Times New Roman" w:cs="Times New Roman" w:eastAsia="Times New Roman"/>
                  <w:sz w:val="20"/>
                  <w:szCs w:val="20"/>
                </w:rPr>
                <w:t xml:space="preserve">3%</w:t>
              </w:r>
            </w:ins>
          </w:p>
        </w:tc>
      </w:tr>
      <w:tr>
        <w:trPr>
          <w:ins w:id="9995" w:author="DS Corporation" w:date="2026-10-09T09:00:00Z"/>
        </w:trPr>
        <w:tc>
          <w:tcPr>
            <w:tcW w:w="680" w:type="dxa"/>
          </w:tcPr>
          <w:p>
            <w:pPr>
              <w:spacing w:after="80"/>
              <w:rPr>
                <w:ins w:id="9996" w:author="DS Corporation" w:date="2026-10-09T09:00:00Z"/>
              </w:rPr>
            </w:pPr>
            <w:ins w:id="9997" w:author="DS Corporation" w:date="2026-10-09T09:00:00Z">
              <w:r>
                <w:rPr>
                  <w:rFonts w:ascii="Times New Roman" w:hAnsi="Times New Roman" w:cs="Times New Roman" w:eastAsia="Times New Roman"/>
                  <w:sz w:val="20"/>
                  <w:szCs w:val="20"/>
                </w:rPr>
                <w:t xml:space="preserve">2</w:t>
              </w:r>
            </w:ins>
          </w:p>
        </w:tc>
        <w:tc>
          <w:tcPr>
            <w:tcW w:w="2551" w:type="dxa"/>
          </w:tcPr>
          <w:p>
            <w:pPr>
              <w:spacing w:after="80"/>
              <w:rPr>
                <w:ins w:id="9998" w:author="DS Corporation" w:date="2026-10-09T09:00:00Z"/>
              </w:rPr>
            </w:pPr>
            <w:ins w:id="9999" w:author="DS Corporation" w:date="2026-10-09T09:00:00Z">
              <w:r>
                <w:rPr>
                  <w:rFonts w:ascii="Times New Roman" w:hAnsi="Times New Roman" w:cs="Times New Roman" w:eastAsia="Times New Roman"/>
                  <w:sz w:val="20"/>
                  <w:szCs w:val="20"/>
                </w:rPr>
                <w:t xml:space="preserve">Nắp dropper / pump</w:t>
              </w:r>
            </w:ins>
          </w:p>
        </w:tc>
        <w:tc>
          <w:tcPr>
            <w:tcW w:w="4139" w:type="dxa"/>
          </w:tcPr>
          <w:p>
            <w:pPr>
              <w:spacing w:after="80"/>
              <w:rPr>
                <w:ins w:id="10000" w:author="DS Corporation" w:date="2026-10-09T09:00:00Z"/>
              </w:rPr>
            </w:pPr>
            <w:ins w:id="10001" w:author="DS Corporation" w:date="2026-10-09T09:00:00Z">
              <w:r>
                <w:rPr>
                  <w:rFonts w:ascii="Times New Roman" w:hAnsi="Times New Roman" w:cs="Times New Roman" w:eastAsia="Times New Roman"/>
                  <w:sz w:val="20"/>
                  <w:szCs w:val="20"/>
                </w:rPr>
                <w:t xml:space="preserve">[●] (bóp silicone hoặc vật liệu kháng tinh dầu)</w:t>
              </w:r>
            </w:ins>
          </w:p>
        </w:tc>
        <w:tc>
          <w:tcPr>
            <w:tcW w:w="1984" w:type="dxa"/>
          </w:tcPr>
          <w:p>
            <w:pPr>
              <w:spacing w:after="80"/>
              <w:rPr>
                <w:ins w:id="10002" w:author="DS Corporation" w:date="2026-10-09T09:00:00Z"/>
              </w:rPr>
            </w:pPr>
            <w:ins w:id="10003" w:author="DS Corporation" w:date="2026-10-09T09:00:00Z">
              <w:r>
                <w:rPr>
                  <w:rFonts w:ascii="Times New Roman" w:hAnsi="Times New Roman" w:cs="Times New Roman" w:eastAsia="Times New Roman"/>
                  <w:sz w:val="20"/>
                  <w:szCs w:val="20"/>
                </w:rPr>
                <w:t xml:space="preserve">3%</w:t>
              </w:r>
            </w:ins>
          </w:p>
        </w:tc>
      </w:tr>
      <w:tr>
        <w:trPr>
          <w:ins w:id="10004" w:author="DS Corporation" w:date="2026-10-09T09:00:00Z"/>
        </w:trPr>
        <w:tc>
          <w:tcPr>
            <w:tcW w:w="680" w:type="dxa"/>
          </w:tcPr>
          <w:p>
            <w:pPr>
              <w:spacing w:after="80"/>
              <w:rPr>
                <w:ins w:id="10005" w:author="DS Corporation" w:date="2026-10-09T09:00:00Z"/>
              </w:rPr>
            </w:pPr>
            <w:ins w:id="10006" w:author="DS Corporation" w:date="2026-10-09T09:00:00Z">
              <w:r>
                <w:rPr>
                  <w:rFonts w:ascii="Times New Roman" w:hAnsi="Times New Roman" w:cs="Times New Roman" w:eastAsia="Times New Roman"/>
                  <w:sz w:val="20"/>
                  <w:szCs w:val="20"/>
                </w:rPr>
                <w:t xml:space="preserve">3</w:t>
              </w:r>
            </w:ins>
          </w:p>
        </w:tc>
        <w:tc>
          <w:tcPr>
            <w:tcW w:w="2551" w:type="dxa"/>
          </w:tcPr>
          <w:p>
            <w:pPr>
              <w:spacing w:after="80"/>
              <w:rPr>
                <w:ins w:id="10007" w:author="DS Corporation" w:date="2026-10-09T09:00:00Z"/>
              </w:rPr>
            </w:pPr>
            <w:ins w:id="10008" w:author="DS Corporation" w:date="2026-10-09T09:00:00Z">
              <w:r>
                <w:rPr>
                  <w:rFonts w:ascii="Times New Roman" w:hAnsi="Times New Roman" w:cs="Times New Roman" w:eastAsia="Times New Roman"/>
                  <w:sz w:val="20"/>
                  <w:szCs w:val="20"/>
                </w:rPr>
                <w:t xml:space="preserve">Nhãn decal</w:t>
              </w:r>
            </w:ins>
          </w:p>
        </w:tc>
        <w:tc>
          <w:tcPr>
            <w:tcW w:w="4139" w:type="dxa"/>
          </w:tcPr>
          <w:p>
            <w:pPr>
              <w:spacing w:after="80"/>
              <w:rPr>
                <w:ins w:id="10009" w:author="DS Corporation" w:date="2026-10-09T09:00:00Z"/>
              </w:rPr>
            </w:pPr>
            <w:ins w:id="10010"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10011" w:author="DS Corporation" w:date="2026-10-09T09:00:00Z"/>
              </w:rPr>
            </w:pPr>
            <w:ins w:id="10012" w:author="DS Corporation" w:date="2026-10-09T09:00:00Z">
              <w:r>
                <w:rPr>
                  <w:rFonts w:ascii="Times New Roman" w:hAnsi="Times New Roman" w:cs="Times New Roman" w:eastAsia="Times New Roman"/>
                  <w:sz w:val="20"/>
                  <w:szCs w:val="20"/>
                </w:rPr>
                <w:t xml:space="preserve">2%</w:t>
              </w:r>
            </w:ins>
          </w:p>
        </w:tc>
      </w:tr>
      <w:tr>
        <w:trPr>
          <w:ins w:id="10013" w:author="DS Corporation" w:date="2026-10-09T09:00:00Z"/>
        </w:trPr>
        <w:tc>
          <w:tcPr>
            <w:tcW w:w="680" w:type="dxa"/>
          </w:tcPr>
          <w:p>
            <w:pPr>
              <w:spacing w:after="80"/>
              <w:rPr>
                <w:ins w:id="10014" w:author="DS Corporation" w:date="2026-10-09T09:00:00Z"/>
              </w:rPr>
            </w:pPr>
            <w:ins w:id="10015" w:author="DS Corporation" w:date="2026-10-09T09:00:00Z">
              <w:r>
                <w:rPr>
                  <w:rFonts w:ascii="Times New Roman" w:hAnsi="Times New Roman" w:cs="Times New Roman" w:eastAsia="Times New Roman"/>
                  <w:sz w:val="20"/>
                  <w:szCs w:val="20"/>
                </w:rPr>
                <w:t xml:space="preserve">4</w:t>
              </w:r>
            </w:ins>
          </w:p>
        </w:tc>
        <w:tc>
          <w:tcPr>
            <w:tcW w:w="2551" w:type="dxa"/>
          </w:tcPr>
          <w:p>
            <w:pPr>
              <w:spacing w:after="80"/>
              <w:rPr>
                <w:ins w:id="10016" w:author="DS Corporation" w:date="2026-10-09T09:00:00Z"/>
              </w:rPr>
            </w:pPr>
            <w:ins w:id="10017" w:author="DS Corporation" w:date="2026-10-09T09:00:00Z">
              <w:r>
                <w:rPr>
                  <w:rFonts w:ascii="Times New Roman" w:hAnsi="Times New Roman" w:cs="Times New Roman" w:eastAsia="Times New Roman"/>
                  <w:sz w:val="20"/>
                  <w:szCs w:val="20"/>
                </w:rPr>
                <w:t xml:space="preserve">Hộp</w:t>
              </w:r>
            </w:ins>
          </w:p>
        </w:tc>
        <w:tc>
          <w:tcPr>
            <w:tcW w:w="4139" w:type="dxa"/>
          </w:tcPr>
          <w:p>
            <w:pPr>
              <w:spacing w:after="80"/>
              <w:rPr>
                <w:ins w:id="10018" w:author="DS Corporation" w:date="2026-10-09T09:00:00Z"/>
              </w:rPr>
            </w:pPr>
            <w:ins w:id="10019"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10020" w:author="DS Corporation" w:date="2026-10-09T09:00:00Z"/>
              </w:rPr>
            </w:pPr>
            <w:ins w:id="10021" w:author="DS Corporation" w:date="2026-10-09T09:00:00Z">
              <w:r>
                <w:rPr>
                  <w:rFonts w:ascii="Times New Roman" w:hAnsi="Times New Roman" w:cs="Times New Roman" w:eastAsia="Times New Roman"/>
                  <w:sz w:val="20"/>
                  <w:szCs w:val="20"/>
                </w:rPr>
                <w:t xml:space="preserve">2%</w:t>
              </w:r>
            </w:ins>
          </w:p>
        </w:tc>
      </w:tr>
      <w:tr>
        <w:trPr>
          <w:ins w:id="10022" w:author="DS Corporation" w:date="2026-10-09T09:00:00Z"/>
        </w:trPr>
        <w:tc>
          <w:tcPr>
            <w:tcW w:w="680" w:type="dxa"/>
          </w:tcPr>
          <w:p>
            <w:pPr>
              <w:spacing w:after="80"/>
              <w:rPr>
                <w:ins w:id="10023" w:author="DS Corporation" w:date="2026-10-09T09:00:00Z"/>
              </w:rPr>
            </w:pPr>
            <w:ins w:id="10024" w:author="DS Corporation" w:date="2026-10-09T09:00:00Z">
              <w:r>
                <w:rPr>
                  <w:rFonts w:ascii="Times New Roman" w:hAnsi="Times New Roman" w:cs="Times New Roman" w:eastAsia="Times New Roman"/>
                  <w:sz w:val="20"/>
                  <w:szCs w:val="20"/>
                </w:rPr>
                <w:t xml:space="preserve">5</w:t>
              </w:r>
            </w:ins>
          </w:p>
        </w:tc>
        <w:tc>
          <w:tcPr>
            <w:tcW w:w="2551" w:type="dxa"/>
          </w:tcPr>
          <w:p>
            <w:pPr>
              <w:spacing w:after="80"/>
              <w:rPr>
                <w:ins w:id="10025" w:author="DS Corporation" w:date="2026-10-09T09:00:00Z"/>
              </w:rPr>
            </w:pPr>
            <w:ins w:id="10026" w:author="DS Corporation" w:date="2026-10-09T09:00:00Z">
              <w:r>
                <w:rPr>
                  <w:rFonts w:ascii="Times New Roman" w:hAnsi="Times New Roman" w:cs="Times New Roman" w:eastAsia="Times New Roman"/>
                  <w:sz w:val="20"/>
                  <w:szCs w:val="20"/>
                </w:rPr>
                <w:t xml:space="preserve">Tem niêm</w:t>
              </w:r>
            </w:ins>
          </w:p>
        </w:tc>
        <w:tc>
          <w:tcPr>
            <w:tcW w:w="4139" w:type="dxa"/>
          </w:tcPr>
          <w:p>
            <w:pPr>
              <w:spacing w:after="80"/>
              <w:rPr>
                <w:ins w:id="10027" w:author="DS Corporation" w:date="2026-10-09T09:00:00Z"/>
              </w:rPr>
            </w:pPr>
            <w:ins w:id="10028" w:author="DS Corporation" w:date="2026-10-09T09:00:00Z">
              <w:r>
                <w:rPr>
                  <w:rFonts w:ascii="Times New Roman" w:hAnsi="Times New Roman" w:cs="Times New Roman" w:eastAsia="Times New Roman"/>
                  <w:sz w:val="20"/>
                  <w:szCs w:val="20"/>
                </w:rPr>
                <w:t xml:space="preserve">[●]</w:t>
              </w:r>
            </w:ins>
          </w:p>
        </w:tc>
        <w:tc>
          <w:tcPr>
            <w:tcW w:w="1984" w:type="dxa"/>
          </w:tcPr>
          <w:p>
            <w:pPr>
              <w:spacing w:after="80"/>
              <w:rPr>
                <w:ins w:id="10029" w:author="DS Corporation" w:date="2026-10-09T09:00:00Z"/>
              </w:rPr>
            </w:pPr>
            <w:ins w:id="10030" w:author="DS Corporation" w:date="2026-10-09T09:00:00Z">
              <w:r>
                <w:rPr>
                  <w:rFonts w:ascii="Times New Roman" w:hAnsi="Times New Roman" w:cs="Times New Roman" w:eastAsia="Times New Roman"/>
                  <w:sz w:val="20"/>
                  <w:szCs w:val="20"/>
                </w:rPr>
                <w:t xml:space="preserve">2%</w:t>
              </w:r>
            </w:ins>
          </w:p>
        </w:tc>
      </w:tr>
      <w:tr>
        <w:trPr>
          <w:ins w:id="10031" w:author="DS Corporation" w:date="2026-10-09T09:00:00Z"/>
        </w:trPr>
        <w:tc>
          <w:tcPr>
            <w:tcW w:w="680" w:type="dxa"/>
          </w:tcPr>
          <w:p>
            <w:pPr>
              <w:spacing w:after="80"/>
              <w:rPr>
                <w:ins w:id="10032" w:author="DS Corporation" w:date="2026-10-09T09:00:00Z"/>
              </w:rPr>
            </w:pPr>
            <w:ins w:id="10033" w:author="DS Corporation" w:date="2026-10-09T09:00:00Z">
              <w:r>
                <w:rPr>
                  <w:rFonts w:ascii="Times New Roman" w:hAnsi="Times New Roman" w:cs="Times New Roman" w:eastAsia="Times New Roman"/>
                  <w:sz w:val="20"/>
                  <w:szCs w:val="20"/>
                </w:rPr>
                <w:t xml:space="preserve">6</w:t>
              </w:r>
            </w:ins>
          </w:p>
        </w:tc>
        <w:tc>
          <w:tcPr>
            <w:tcW w:w="2551" w:type="dxa"/>
          </w:tcPr>
          <w:p>
            <w:pPr>
              <w:spacing w:after="80"/>
              <w:rPr>
                <w:ins w:id="10034" w:author="DS Corporation" w:date="2026-10-09T09:00:00Z"/>
              </w:rPr>
            </w:pPr>
            <w:ins w:id="10035" w:author="DS Corporation" w:date="2026-10-09T09:00:00Z">
              <w:r>
                <w:rPr>
                  <w:rFonts w:ascii="Times New Roman" w:hAnsi="Times New Roman" w:cs="Times New Roman" w:eastAsia="Times New Roman"/>
                  <w:sz w:val="20"/>
                  <w:szCs w:val="20"/>
                </w:rPr>
                <w:t xml:space="preserve">Thùng carton trơn</w:t>
              </w:r>
            </w:ins>
          </w:p>
        </w:tc>
        <w:tc>
          <w:tcPr>
            <w:tcW w:w="4139" w:type="dxa"/>
          </w:tcPr>
          <w:p>
            <w:pPr>
              <w:spacing w:after="80"/>
              <w:rPr>
                <w:ins w:id="10036" w:author="DS Corporation" w:date="2026-10-09T09:00:00Z"/>
              </w:rPr>
            </w:pPr>
            <w:ins w:id="10037" w:author="DS Corporation" w:date="2026-10-09T09:00:00Z">
              <w:r>
                <w:rPr>
                  <w:rFonts w:ascii="Times New Roman" w:hAnsi="Times New Roman" w:cs="Times New Roman" w:eastAsia="Times New Roman"/>
                  <w:sz w:val="20"/>
                  <w:szCs w:val="20"/>
                </w:rPr>
                <w:t xml:space="preserve">Bên B cung cấp; [●] hộp/thùng</w:t>
              </w:r>
            </w:ins>
          </w:p>
        </w:tc>
        <w:tc>
          <w:tcPr>
            <w:tcW w:w="1984" w:type="dxa"/>
          </w:tcPr>
          <w:p>
            <w:pPr>
              <w:spacing w:after="80"/>
              <w:rPr>
                <w:ins w:id="10038" w:author="DS Corporation" w:date="2026-10-09T09:00:00Z"/>
              </w:rPr>
            </w:pPr>
            <w:ins w:id="10039" w:author="DS Corporation" w:date="2026-10-09T09:00:00Z">
              <w:r>
                <w:rPr>
                  <w:rFonts w:ascii="Times New Roman" w:hAnsi="Times New Roman" w:cs="Times New Roman" w:eastAsia="Times New Roman"/>
                  <w:sz w:val="20"/>
                  <w:szCs w:val="20"/>
                </w:rPr>
                <w:t xml:space="preserve">—</w:t>
              </w:r>
            </w:ins>
          </w:p>
        </w:tc>
      </w:tr>
    </w:tbl>
    <w:sectPr w:rsidR="0028410F" w:rsidRPr="00853FC4" w:rsidSect="00F56597">
      <w:headerReference w:type="default" r:id="rId8"/>
      <w:footerReference w:type="default" r:id="rId9"/>
      <w:pgSz w:w="12240" w:h="15840"/>
      <w:pgMar w:top="1134" w:right="851" w:bottom="1134" w:left="1701"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7A24D" w14:textId="77777777" w:rsidR="00ED7399" w:rsidRDefault="00ED7399">
      <w:r>
        <w:separator/>
      </w:r>
    </w:p>
  </w:endnote>
  <w:endnote w:type="continuationSeparator" w:id="0">
    <w:p w14:paraId="78767026" w14:textId="77777777" w:rsidR="00ED7399" w:rsidRDefault="00ED7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41C38" w14:textId="1279BFBF" w:rsidR="00503AD2" w:rsidRDefault="00503AD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FF5620">
      <w:rPr>
        <w:noProof/>
        <w:color w:val="000000"/>
      </w:rPr>
      <w:t>2</w:t>
    </w:r>
    <w:r>
      <w:rPr>
        <w:color w:val="000000"/>
      </w:rPr>
      <w:fldChar w:fldCharType="end"/>
    </w:r>
  </w:p>
  <w:p w14:paraId="341B9112" w14:textId="77777777" w:rsidR="00503AD2" w:rsidRDefault="00503AD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63B7DF" w14:textId="77777777" w:rsidR="00ED7399" w:rsidRDefault="00ED7399">
      <w:r>
        <w:separator/>
      </w:r>
    </w:p>
  </w:footnote>
  <w:footnote w:type="continuationSeparator" w:id="0">
    <w:p w14:paraId="5B3AF9BB" w14:textId="77777777" w:rsidR="00ED7399" w:rsidRDefault="00ED739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7AD1A" w14:textId="77777777" w:rsidR="00503AD2" w:rsidRDefault="00503AD2">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60288" behindDoc="1" locked="0" layoutInCell="1" allowOverlap="1" wp14:anchorId="0AAB738A" wp14:editId="6E7C28FB">
          <wp:simplePos x="0" y="0"/>
          <wp:positionH relativeFrom="column">
            <wp:posOffset>-283612</wp:posOffset>
          </wp:positionH>
          <wp:positionV relativeFrom="paragraph">
            <wp:posOffset>-247947</wp:posOffset>
          </wp:positionV>
          <wp:extent cx="723900" cy="503555"/>
          <wp:effectExtent l="0" t="0" r="0" b="0"/>
          <wp:wrapThrough wrapText="bothSides">
            <wp:wrapPolygon edited="0">
              <wp:start x="0" y="0"/>
              <wp:lineTo x="0" y="20429"/>
              <wp:lineTo x="21032" y="20429"/>
              <wp:lineTo x="21032"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3900" cy="50355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32D9"/>
    <w:multiLevelType w:val="hybridMultilevel"/>
    <w:tmpl w:val="F0966FF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3E5B24"/>
    <w:multiLevelType w:val="multilevel"/>
    <w:tmpl w:val="61EE53F0"/>
    <w:lvl w:ilvl="0">
      <w:start w:val="1"/>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 w15:restartNumberingAfterBreak="0">
    <w:nsid w:val="08F259B5"/>
    <w:multiLevelType w:val="hybridMultilevel"/>
    <w:tmpl w:val="FB06C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E03D16"/>
    <w:multiLevelType w:val="hybridMultilevel"/>
    <w:tmpl w:val="5CB64C1A"/>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A95695D"/>
    <w:multiLevelType w:val="hybridMultilevel"/>
    <w:tmpl w:val="E51A9B4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51D0C05"/>
    <w:multiLevelType w:val="multilevel"/>
    <w:tmpl w:val="79145E04"/>
    <w:lvl w:ilvl="0">
      <w:numFmt w:val="bullet"/>
      <w:lvlText w:val="-"/>
      <w:lvlJc w:val="left"/>
      <w:pPr>
        <w:ind w:left="454" w:hanging="227"/>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7DE1B1F"/>
    <w:multiLevelType w:val="hybridMultilevel"/>
    <w:tmpl w:val="41443D4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DD57DE9"/>
    <w:multiLevelType w:val="hybridMultilevel"/>
    <w:tmpl w:val="323C720E"/>
    <w:lvl w:ilvl="0" w:tplc="042A000B">
      <w:start w:val="1"/>
      <w:numFmt w:val="bullet"/>
      <w:lvlText w:val=""/>
      <w:lvlJc w:val="left"/>
      <w:pPr>
        <w:ind w:left="1530" w:hanging="360"/>
      </w:pPr>
      <w:rPr>
        <w:rFonts w:ascii="Wingdings" w:hAnsi="Wingdings" w:hint="default"/>
      </w:rPr>
    </w:lvl>
    <w:lvl w:ilvl="1" w:tplc="042A0003" w:tentative="1">
      <w:start w:val="1"/>
      <w:numFmt w:val="bullet"/>
      <w:lvlText w:val="o"/>
      <w:lvlJc w:val="left"/>
      <w:pPr>
        <w:ind w:left="2250" w:hanging="360"/>
      </w:pPr>
      <w:rPr>
        <w:rFonts w:ascii="Courier New" w:hAnsi="Courier New" w:cs="Courier New" w:hint="default"/>
      </w:rPr>
    </w:lvl>
    <w:lvl w:ilvl="2" w:tplc="042A0005" w:tentative="1">
      <w:start w:val="1"/>
      <w:numFmt w:val="bullet"/>
      <w:lvlText w:val=""/>
      <w:lvlJc w:val="left"/>
      <w:pPr>
        <w:ind w:left="2970" w:hanging="360"/>
      </w:pPr>
      <w:rPr>
        <w:rFonts w:ascii="Wingdings" w:hAnsi="Wingdings" w:hint="default"/>
      </w:rPr>
    </w:lvl>
    <w:lvl w:ilvl="3" w:tplc="042A0001" w:tentative="1">
      <w:start w:val="1"/>
      <w:numFmt w:val="bullet"/>
      <w:lvlText w:val=""/>
      <w:lvlJc w:val="left"/>
      <w:pPr>
        <w:ind w:left="3690" w:hanging="360"/>
      </w:pPr>
      <w:rPr>
        <w:rFonts w:ascii="Symbol" w:hAnsi="Symbol" w:hint="default"/>
      </w:rPr>
    </w:lvl>
    <w:lvl w:ilvl="4" w:tplc="042A0003" w:tentative="1">
      <w:start w:val="1"/>
      <w:numFmt w:val="bullet"/>
      <w:lvlText w:val="o"/>
      <w:lvlJc w:val="left"/>
      <w:pPr>
        <w:ind w:left="4410" w:hanging="360"/>
      </w:pPr>
      <w:rPr>
        <w:rFonts w:ascii="Courier New" w:hAnsi="Courier New" w:cs="Courier New" w:hint="default"/>
      </w:rPr>
    </w:lvl>
    <w:lvl w:ilvl="5" w:tplc="042A0005" w:tentative="1">
      <w:start w:val="1"/>
      <w:numFmt w:val="bullet"/>
      <w:lvlText w:val=""/>
      <w:lvlJc w:val="left"/>
      <w:pPr>
        <w:ind w:left="5130" w:hanging="360"/>
      </w:pPr>
      <w:rPr>
        <w:rFonts w:ascii="Wingdings" w:hAnsi="Wingdings" w:hint="default"/>
      </w:rPr>
    </w:lvl>
    <w:lvl w:ilvl="6" w:tplc="042A0001" w:tentative="1">
      <w:start w:val="1"/>
      <w:numFmt w:val="bullet"/>
      <w:lvlText w:val=""/>
      <w:lvlJc w:val="left"/>
      <w:pPr>
        <w:ind w:left="5850" w:hanging="360"/>
      </w:pPr>
      <w:rPr>
        <w:rFonts w:ascii="Symbol" w:hAnsi="Symbol" w:hint="default"/>
      </w:rPr>
    </w:lvl>
    <w:lvl w:ilvl="7" w:tplc="042A0003" w:tentative="1">
      <w:start w:val="1"/>
      <w:numFmt w:val="bullet"/>
      <w:lvlText w:val="o"/>
      <w:lvlJc w:val="left"/>
      <w:pPr>
        <w:ind w:left="6570" w:hanging="360"/>
      </w:pPr>
      <w:rPr>
        <w:rFonts w:ascii="Courier New" w:hAnsi="Courier New" w:cs="Courier New" w:hint="default"/>
      </w:rPr>
    </w:lvl>
    <w:lvl w:ilvl="8" w:tplc="042A0005" w:tentative="1">
      <w:start w:val="1"/>
      <w:numFmt w:val="bullet"/>
      <w:lvlText w:val=""/>
      <w:lvlJc w:val="left"/>
      <w:pPr>
        <w:ind w:left="7290" w:hanging="360"/>
      </w:pPr>
      <w:rPr>
        <w:rFonts w:ascii="Wingdings" w:hAnsi="Wingdings" w:hint="default"/>
      </w:rPr>
    </w:lvl>
  </w:abstractNum>
  <w:abstractNum w:abstractNumId="8" w15:restartNumberingAfterBreak="0">
    <w:nsid w:val="2FA0479A"/>
    <w:multiLevelType w:val="hybridMultilevel"/>
    <w:tmpl w:val="6302CE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A0B7619"/>
    <w:multiLevelType w:val="hybridMultilevel"/>
    <w:tmpl w:val="DDC684AA"/>
    <w:lvl w:ilvl="0" w:tplc="5874E7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52F36"/>
    <w:multiLevelType w:val="multilevel"/>
    <w:tmpl w:val="EEFC02C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1" w15:restartNumberingAfterBreak="0">
    <w:nsid w:val="5213788E"/>
    <w:multiLevelType w:val="multilevel"/>
    <w:tmpl w:val="5213788E"/>
    <w:lvl w:ilvl="0">
      <w:start w:val="2"/>
      <w:numFmt w:val="decimal"/>
      <w:lvlText w:val="%1"/>
      <w:lvlJc w:val="left"/>
      <w:pPr>
        <w:ind w:left="100" w:hanging="401"/>
      </w:pPr>
      <w:rPr>
        <w:rFonts w:hint="default"/>
        <w:lang w:val="vi" w:eastAsia="en-US" w:bidi="ar-SA"/>
      </w:rPr>
    </w:lvl>
    <w:lvl w:ilvl="1">
      <w:start w:val="1"/>
      <w:numFmt w:val="decimal"/>
      <w:lvlText w:val="%1.%2."/>
      <w:lvlJc w:val="left"/>
      <w:pPr>
        <w:ind w:left="100" w:hanging="401"/>
      </w:pPr>
      <w:rPr>
        <w:rFonts w:ascii="Times New Roman" w:eastAsia="Times New Roman" w:hAnsi="Times New Roman" w:cs="Times New Roman" w:hint="default"/>
        <w:w w:val="100"/>
        <w:sz w:val="22"/>
        <w:szCs w:val="22"/>
        <w:lang w:val="vi" w:eastAsia="en-US" w:bidi="ar-SA"/>
      </w:rPr>
    </w:lvl>
    <w:lvl w:ilvl="2">
      <w:numFmt w:val="bullet"/>
      <w:lvlText w:val=""/>
      <w:lvlJc w:val="left"/>
      <w:pPr>
        <w:ind w:left="743" w:hanging="360"/>
      </w:pPr>
      <w:rPr>
        <w:rFonts w:ascii="Wingdings" w:eastAsia="Wingdings" w:hAnsi="Wingdings" w:cs="Wingdings" w:hint="default"/>
        <w:w w:val="100"/>
        <w:sz w:val="22"/>
        <w:szCs w:val="22"/>
        <w:lang w:val="vi" w:eastAsia="en-US" w:bidi="ar-SA"/>
      </w:rPr>
    </w:lvl>
    <w:lvl w:ilvl="3">
      <w:numFmt w:val="bullet"/>
      <w:lvlText w:val="•"/>
      <w:lvlJc w:val="left"/>
      <w:pPr>
        <w:ind w:left="2630" w:hanging="360"/>
      </w:pPr>
      <w:rPr>
        <w:rFonts w:hint="default"/>
        <w:lang w:val="vi" w:eastAsia="en-US" w:bidi="ar-SA"/>
      </w:rPr>
    </w:lvl>
    <w:lvl w:ilvl="4">
      <w:numFmt w:val="bullet"/>
      <w:lvlText w:val="•"/>
      <w:lvlJc w:val="left"/>
      <w:pPr>
        <w:ind w:left="3575" w:hanging="360"/>
      </w:pPr>
      <w:rPr>
        <w:rFonts w:hint="default"/>
        <w:lang w:val="vi" w:eastAsia="en-US" w:bidi="ar-SA"/>
      </w:rPr>
    </w:lvl>
    <w:lvl w:ilvl="5">
      <w:numFmt w:val="bullet"/>
      <w:lvlText w:val="•"/>
      <w:lvlJc w:val="left"/>
      <w:pPr>
        <w:ind w:left="4520" w:hanging="360"/>
      </w:pPr>
      <w:rPr>
        <w:rFonts w:hint="default"/>
        <w:lang w:val="vi" w:eastAsia="en-US" w:bidi="ar-SA"/>
      </w:rPr>
    </w:lvl>
    <w:lvl w:ilvl="6">
      <w:numFmt w:val="bullet"/>
      <w:lvlText w:val="•"/>
      <w:lvlJc w:val="left"/>
      <w:pPr>
        <w:ind w:left="5465" w:hanging="360"/>
      </w:pPr>
      <w:rPr>
        <w:rFonts w:hint="default"/>
        <w:lang w:val="vi" w:eastAsia="en-US" w:bidi="ar-SA"/>
      </w:rPr>
    </w:lvl>
    <w:lvl w:ilvl="7">
      <w:numFmt w:val="bullet"/>
      <w:lvlText w:val="•"/>
      <w:lvlJc w:val="left"/>
      <w:pPr>
        <w:ind w:left="6410" w:hanging="360"/>
      </w:pPr>
      <w:rPr>
        <w:rFonts w:hint="default"/>
        <w:lang w:val="vi" w:eastAsia="en-US" w:bidi="ar-SA"/>
      </w:rPr>
    </w:lvl>
    <w:lvl w:ilvl="8">
      <w:numFmt w:val="bullet"/>
      <w:lvlText w:val="•"/>
      <w:lvlJc w:val="left"/>
      <w:pPr>
        <w:ind w:left="7356" w:hanging="360"/>
      </w:pPr>
      <w:rPr>
        <w:rFonts w:hint="default"/>
        <w:lang w:val="vi" w:eastAsia="en-US" w:bidi="ar-SA"/>
      </w:rPr>
    </w:lvl>
  </w:abstractNum>
  <w:abstractNum w:abstractNumId="12" w15:restartNumberingAfterBreak="0">
    <w:nsid w:val="52A70B6E"/>
    <w:multiLevelType w:val="multilevel"/>
    <w:tmpl w:val="6FE88A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C0862FA"/>
    <w:multiLevelType w:val="hybridMultilevel"/>
    <w:tmpl w:val="C3F6541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6B4622D2"/>
    <w:multiLevelType w:val="hybridMultilevel"/>
    <w:tmpl w:val="F07EB77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6DA77A70"/>
    <w:multiLevelType w:val="hybridMultilevel"/>
    <w:tmpl w:val="EA9C2436"/>
    <w:lvl w:ilvl="0" w:tplc="8AE2A01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F386151"/>
    <w:multiLevelType w:val="hybridMultilevel"/>
    <w:tmpl w:val="48DA5AE2"/>
    <w:lvl w:ilvl="0" w:tplc="8AE2A01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1"/>
  </w:num>
  <w:num w:numId="4">
    <w:abstractNumId w:val="12"/>
  </w:num>
  <w:num w:numId="5">
    <w:abstractNumId w:val="5"/>
  </w:num>
  <w:num w:numId="6">
    <w:abstractNumId w:val="2"/>
  </w:num>
  <w:num w:numId="7">
    <w:abstractNumId w:val="13"/>
  </w:num>
  <w:num w:numId="8">
    <w:abstractNumId w:val="15"/>
  </w:num>
  <w:num w:numId="9">
    <w:abstractNumId w:val="0"/>
  </w:num>
  <w:num w:numId="10">
    <w:abstractNumId w:val="16"/>
  </w:num>
  <w:num w:numId="11">
    <w:abstractNumId w:val="14"/>
  </w:num>
  <w:num w:numId="12">
    <w:abstractNumId w:val="3"/>
  </w:num>
  <w:num w:numId="13">
    <w:abstractNumId w:val="8"/>
  </w:num>
  <w:num w:numId="14">
    <w:abstractNumId w:val="4"/>
  </w:num>
  <w:num w:numId="15">
    <w:abstractNumId w:val="6"/>
  </w:num>
  <w:num w:numId="16">
    <w:abstractNumId w:val="9"/>
  </w:num>
  <w:num w:numId="1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10F"/>
    <w:rsid w:val="00001F4C"/>
    <w:rsid w:val="00002A34"/>
    <w:rsid w:val="00005327"/>
    <w:rsid w:val="00006E69"/>
    <w:rsid w:val="00016BB4"/>
    <w:rsid w:val="00021083"/>
    <w:rsid w:val="00021BFF"/>
    <w:rsid w:val="0002476A"/>
    <w:rsid w:val="00031D99"/>
    <w:rsid w:val="00032ED6"/>
    <w:rsid w:val="0004545F"/>
    <w:rsid w:val="00064CCE"/>
    <w:rsid w:val="00067F44"/>
    <w:rsid w:val="00072B5A"/>
    <w:rsid w:val="00092DD4"/>
    <w:rsid w:val="00096161"/>
    <w:rsid w:val="000A1426"/>
    <w:rsid w:val="000A30FA"/>
    <w:rsid w:val="000A4A68"/>
    <w:rsid w:val="000A58B3"/>
    <w:rsid w:val="000C27C1"/>
    <w:rsid w:val="000D28EB"/>
    <w:rsid w:val="000F2F7C"/>
    <w:rsid w:val="001072CD"/>
    <w:rsid w:val="0011369C"/>
    <w:rsid w:val="0011599A"/>
    <w:rsid w:val="001219AF"/>
    <w:rsid w:val="001231EC"/>
    <w:rsid w:val="001246B2"/>
    <w:rsid w:val="00142781"/>
    <w:rsid w:val="0014469B"/>
    <w:rsid w:val="00144911"/>
    <w:rsid w:val="00146F1F"/>
    <w:rsid w:val="001501B8"/>
    <w:rsid w:val="00151DE6"/>
    <w:rsid w:val="00153F3A"/>
    <w:rsid w:val="00154E96"/>
    <w:rsid w:val="00163840"/>
    <w:rsid w:val="00166414"/>
    <w:rsid w:val="00170D84"/>
    <w:rsid w:val="001766FE"/>
    <w:rsid w:val="00182D8B"/>
    <w:rsid w:val="00194C4E"/>
    <w:rsid w:val="00197822"/>
    <w:rsid w:val="001A02EC"/>
    <w:rsid w:val="001A3A63"/>
    <w:rsid w:val="001A3C7D"/>
    <w:rsid w:val="001A46F2"/>
    <w:rsid w:val="001A525D"/>
    <w:rsid w:val="001B1FF0"/>
    <w:rsid w:val="001B4CF3"/>
    <w:rsid w:val="001B7425"/>
    <w:rsid w:val="001C054D"/>
    <w:rsid w:val="001C0DAD"/>
    <w:rsid w:val="001C255E"/>
    <w:rsid w:val="001C3F3F"/>
    <w:rsid w:val="001C5308"/>
    <w:rsid w:val="001D080C"/>
    <w:rsid w:val="001F0451"/>
    <w:rsid w:val="001F1166"/>
    <w:rsid w:val="001F6FC0"/>
    <w:rsid w:val="00200158"/>
    <w:rsid w:val="002004C0"/>
    <w:rsid w:val="0020208A"/>
    <w:rsid w:val="00205387"/>
    <w:rsid w:val="002100B0"/>
    <w:rsid w:val="00220E3C"/>
    <w:rsid w:val="00221D21"/>
    <w:rsid w:val="0023224C"/>
    <w:rsid w:val="00251F6D"/>
    <w:rsid w:val="00256FDE"/>
    <w:rsid w:val="002633BA"/>
    <w:rsid w:val="0026472D"/>
    <w:rsid w:val="002667B6"/>
    <w:rsid w:val="0028410F"/>
    <w:rsid w:val="00285384"/>
    <w:rsid w:val="002869B7"/>
    <w:rsid w:val="00290AAE"/>
    <w:rsid w:val="00291452"/>
    <w:rsid w:val="00292F5F"/>
    <w:rsid w:val="002A46FE"/>
    <w:rsid w:val="002B3C35"/>
    <w:rsid w:val="002C0F32"/>
    <w:rsid w:val="002C2046"/>
    <w:rsid w:val="002E7B03"/>
    <w:rsid w:val="002F708D"/>
    <w:rsid w:val="002F73F7"/>
    <w:rsid w:val="00306F52"/>
    <w:rsid w:val="00310E7B"/>
    <w:rsid w:val="00316B50"/>
    <w:rsid w:val="00326DB6"/>
    <w:rsid w:val="00332086"/>
    <w:rsid w:val="00332E26"/>
    <w:rsid w:val="00332EF7"/>
    <w:rsid w:val="003340BF"/>
    <w:rsid w:val="00335D95"/>
    <w:rsid w:val="00360A89"/>
    <w:rsid w:val="00362003"/>
    <w:rsid w:val="0037183D"/>
    <w:rsid w:val="00375058"/>
    <w:rsid w:val="00383E66"/>
    <w:rsid w:val="00392A93"/>
    <w:rsid w:val="003A7D97"/>
    <w:rsid w:val="003B1064"/>
    <w:rsid w:val="003B7FCF"/>
    <w:rsid w:val="003C59AC"/>
    <w:rsid w:val="003D2901"/>
    <w:rsid w:val="003D34E6"/>
    <w:rsid w:val="003E0A38"/>
    <w:rsid w:val="003E1359"/>
    <w:rsid w:val="003E28C4"/>
    <w:rsid w:val="003E3BE4"/>
    <w:rsid w:val="0040323B"/>
    <w:rsid w:val="004052AA"/>
    <w:rsid w:val="00407C8F"/>
    <w:rsid w:val="004113B7"/>
    <w:rsid w:val="0041643A"/>
    <w:rsid w:val="00417FB3"/>
    <w:rsid w:val="004225B6"/>
    <w:rsid w:val="00424DAE"/>
    <w:rsid w:val="004254A8"/>
    <w:rsid w:val="00425D0F"/>
    <w:rsid w:val="004300CD"/>
    <w:rsid w:val="00436CE7"/>
    <w:rsid w:val="00437C6D"/>
    <w:rsid w:val="00443027"/>
    <w:rsid w:val="00446B39"/>
    <w:rsid w:val="00451B9F"/>
    <w:rsid w:val="0045459B"/>
    <w:rsid w:val="0045727F"/>
    <w:rsid w:val="00465718"/>
    <w:rsid w:val="00467DDB"/>
    <w:rsid w:val="004705F6"/>
    <w:rsid w:val="00470E58"/>
    <w:rsid w:val="00473D48"/>
    <w:rsid w:val="004846E8"/>
    <w:rsid w:val="00492598"/>
    <w:rsid w:val="004B10EF"/>
    <w:rsid w:val="004C16CC"/>
    <w:rsid w:val="004C5549"/>
    <w:rsid w:val="004D103C"/>
    <w:rsid w:val="004D1DD3"/>
    <w:rsid w:val="004D3C17"/>
    <w:rsid w:val="004D782A"/>
    <w:rsid w:val="004D7993"/>
    <w:rsid w:val="004E0D6D"/>
    <w:rsid w:val="004E4DDA"/>
    <w:rsid w:val="004E5E47"/>
    <w:rsid w:val="004E6FB6"/>
    <w:rsid w:val="004F4F05"/>
    <w:rsid w:val="00503AD2"/>
    <w:rsid w:val="00507DD2"/>
    <w:rsid w:val="0051242F"/>
    <w:rsid w:val="0052577D"/>
    <w:rsid w:val="00530FCD"/>
    <w:rsid w:val="00531420"/>
    <w:rsid w:val="00541CE6"/>
    <w:rsid w:val="00544AB7"/>
    <w:rsid w:val="00544E03"/>
    <w:rsid w:val="0054698F"/>
    <w:rsid w:val="0056441B"/>
    <w:rsid w:val="00573449"/>
    <w:rsid w:val="0058031F"/>
    <w:rsid w:val="005821D5"/>
    <w:rsid w:val="00584B1C"/>
    <w:rsid w:val="005872A7"/>
    <w:rsid w:val="00593F70"/>
    <w:rsid w:val="00594CA2"/>
    <w:rsid w:val="005968A8"/>
    <w:rsid w:val="005A0BF6"/>
    <w:rsid w:val="005A206B"/>
    <w:rsid w:val="005A4AE4"/>
    <w:rsid w:val="005A6153"/>
    <w:rsid w:val="005B6550"/>
    <w:rsid w:val="005D0352"/>
    <w:rsid w:val="005D51EC"/>
    <w:rsid w:val="005D70B6"/>
    <w:rsid w:val="005F0730"/>
    <w:rsid w:val="005F507D"/>
    <w:rsid w:val="005F68F4"/>
    <w:rsid w:val="0060084F"/>
    <w:rsid w:val="00602322"/>
    <w:rsid w:val="006073B7"/>
    <w:rsid w:val="0061633E"/>
    <w:rsid w:val="00621835"/>
    <w:rsid w:val="00623003"/>
    <w:rsid w:val="006234E0"/>
    <w:rsid w:val="00633364"/>
    <w:rsid w:val="00633A50"/>
    <w:rsid w:val="006375F7"/>
    <w:rsid w:val="00656A1A"/>
    <w:rsid w:val="006700AD"/>
    <w:rsid w:val="006708E0"/>
    <w:rsid w:val="006802A7"/>
    <w:rsid w:val="006876DB"/>
    <w:rsid w:val="006905C7"/>
    <w:rsid w:val="00691F41"/>
    <w:rsid w:val="00692918"/>
    <w:rsid w:val="00692D00"/>
    <w:rsid w:val="006A5903"/>
    <w:rsid w:val="006B34B2"/>
    <w:rsid w:val="006B6E54"/>
    <w:rsid w:val="006C563F"/>
    <w:rsid w:val="006C5C31"/>
    <w:rsid w:val="006D1659"/>
    <w:rsid w:val="006D35C9"/>
    <w:rsid w:val="006D39D2"/>
    <w:rsid w:val="006D4996"/>
    <w:rsid w:val="006E0A45"/>
    <w:rsid w:val="006E2963"/>
    <w:rsid w:val="006E311A"/>
    <w:rsid w:val="006E68B7"/>
    <w:rsid w:val="006F1DA5"/>
    <w:rsid w:val="006F7E7B"/>
    <w:rsid w:val="007046FA"/>
    <w:rsid w:val="007063E0"/>
    <w:rsid w:val="007150A7"/>
    <w:rsid w:val="00716199"/>
    <w:rsid w:val="007249C2"/>
    <w:rsid w:val="00724D8F"/>
    <w:rsid w:val="00730951"/>
    <w:rsid w:val="00733681"/>
    <w:rsid w:val="0073517B"/>
    <w:rsid w:val="00741432"/>
    <w:rsid w:val="0075380C"/>
    <w:rsid w:val="007551BF"/>
    <w:rsid w:val="00761A25"/>
    <w:rsid w:val="00762683"/>
    <w:rsid w:val="007635B4"/>
    <w:rsid w:val="007724A5"/>
    <w:rsid w:val="0078341F"/>
    <w:rsid w:val="007835EC"/>
    <w:rsid w:val="0079132A"/>
    <w:rsid w:val="00791B2D"/>
    <w:rsid w:val="00792A68"/>
    <w:rsid w:val="007A1172"/>
    <w:rsid w:val="007A2F95"/>
    <w:rsid w:val="007B1048"/>
    <w:rsid w:val="007B3670"/>
    <w:rsid w:val="007B71DA"/>
    <w:rsid w:val="007C2642"/>
    <w:rsid w:val="007C47B9"/>
    <w:rsid w:val="007C53AA"/>
    <w:rsid w:val="007D04DD"/>
    <w:rsid w:val="007D19A3"/>
    <w:rsid w:val="007D5CAB"/>
    <w:rsid w:val="007E2F27"/>
    <w:rsid w:val="007E3CEE"/>
    <w:rsid w:val="007E4BEE"/>
    <w:rsid w:val="007F4E0F"/>
    <w:rsid w:val="0080399D"/>
    <w:rsid w:val="00807A78"/>
    <w:rsid w:val="008110F9"/>
    <w:rsid w:val="008123C3"/>
    <w:rsid w:val="00815786"/>
    <w:rsid w:val="00816C73"/>
    <w:rsid w:val="00822ACC"/>
    <w:rsid w:val="00831C99"/>
    <w:rsid w:val="008411FA"/>
    <w:rsid w:val="008447BD"/>
    <w:rsid w:val="008514E4"/>
    <w:rsid w:val="00851F8A"/>
    <w:rsid w:val="00853FC4"/>
    <w:rsid w:val="0085470E"/>
    <w:rsid w:val="00861E99"/>
    <w:rsid w:val="0086272D"/>
    <w:rsid w:val="00865188"/>
    <w:rsid w:val="008661AD"/>
    <w:rsid w:val="00886F17"/>
    <w:rsid w:val="00887811"/>
    <w:rsid w:val="00897799"/>
    <w:rsid w:val="008A2E7D"/>
    <w:rsid w:val="008C328B"/>
    <w:rsid w:val="008D1942"/>
    <w:rsid w:val="008D512E"/>
    <w:rsid w:val="008E42D3"/>
    <w:rsid w:val="008E61B4"/>
    <w:rsid w:val="008F3E1F"/>
    <w:rsid w:val="008F3EF5"/>
    <w:rsid w:val="008F4096"/>
    <w:rsid w:val="009040A0"/>
    <w:rsid w:val="009054C3"/>
    <w:rsid w:val="00911F5C"/>
    <w:rsid w:val="00914CAF"/>
    <w:rsid w:val="009232D9"/>
    <w:rsid w:val="00934258"/>
    <w:rsid w:val="00942E07"/>
    <w:rsid w:val="0094496B"/>
    <w:rsid w:val="00947A90"/>
    <w:rsid w:val="00947CC3"/>
    <w:rsid w:val="00950E52"/>
    <w:rsid w:val="0095197D"/>
    <w:rsid w:val="00970210"/>
    <w:rsid w:val="00970BFA"/>
    <w:rsid w:val="009738D6"/>
    <w:rsid w:val="0098417F"/>
    <w:rsid w:val="00991A96"/>
    <w:rsid w:val="00995816"/>
    <w:rsid w:val="009B192C"/>
    <w:rsid w:val="009B2D30"/>
    <w:rsid w:val="009B722E"/>
    <w:rsid w:val="009C55F9"/>
    <w:rsid w:val="009D149F"/>
    <w:rsid w:val="009D38D1"/>
    <w:rsid w:val="009D4CDD"/>
    <w:rsid w:val="009E09BD"/>
    <w:rsid w:val="009E37A5"/>
    <w:rsid w:val="009E491F"/>
    <w:rsid w:val="009E73B8"/>
    <w:rsid w:val="00A0298C"/>
    <w:rsid w:val="00A061FF"/>
    <w:rsid w:val="00A06352"/>
    <w:rsid w:val="00A13F87"/>
    <w:rsid w:val="00A14587"/>
    <w:rsid w:val="00A15083"/>
    <w:rsid w:val="00A23B47"/>
    <w:rsid w:val="00A37D4D"/>
    <w:rsid w:val="00A408D2"/>
    <w:rsid w:val="00A46681"/>
    <w:rsid w:val="00A54984"/>
    <w:rsid w:val="00A70F5F"/>
    <w:rsid w:val="00A724B2"/>
    <w:rsid w:val="00A7254A"/>
    <w:rsid w:val="00A81A57"/>
    <w:rsid w:val="00A823CC"/>
    <w:rsid w:val="00AA16EA"/>
    <w:rsid w:val="00AA2CDC"/>
    <w:rsid w:val="00AA51AB"/>
    <w:rsid w:val="00AB0753"/>
    <w:rsid w:val="00AB491A"/>
    <w:rsid w:val="00AB5E7B"/>
    <w:rsid w:val="00AB6632"/>
    <w:rsid w:val="00AC45A5"/>
    <w:rsid w:val="00AC47A6"/>
    <w:rsid w:val="00AC4D21"/>
    <w:rsid w:val="00AD0B2C"/>
    <w:rsid w:val="00AD1990"/>
    <w:rsid w:val="00AE32AA"/>
    <w:rsid w:val="00AE619F"/>
    <w:rsid w:val="00AF249B"/>
    <w:rsid w:val="00AF26B1"/>
    <w:rsid w:val="00AF2B60"/>
    <w:rsid w:val="00AF3B02"/>
    <w:rsid w:val="00AF7EBA"/>
    <w:rsid w:val="00B002A5"/>
    <w:rsid w:val="00B15598"/>
    <w:rsid w:val="00B161AB"/>
    <w:rsid w:val="00B2310B"/>
    <w:rsid w:val="00B245C0"/>
    <w:rsid w:val="00B32C2F"/>
    <w:rsid w:val="00B35FF3"/>
    <w:rsid w:val="00B37BE3"/>
    <w:rsid w:val="00B42063"/>
    <w:rsid w:val="00B44053"/>
    <w:rsid w:val="00B47DA6"/>
    <w:rsid w:val="00B6392C"/>
    <w:rsid w:val="00B63BDE"/>
    <w:rsid w:val="00B649B1"/>
    <w:rsid w:val="00B64DC9"/>
    <w:rsid w:val="00B72AB7"/>
    <w:rsid w:val="00B74E76"/>
    <w:rsid w:val="00B8005E"/>
    <w:rsid w:val="00B83EA9"/>
    <w:rsid w:val="00B85BD0"/>
    <w:rsid w:val="00B866EF"/>
    <w:rsid w:val="00B91F9C"/>
    <w:rsid w:val="00B930DC"/>
    <w:rsid w:val="00BA08FB"/>
    <w:rsid w:val="00BA5FD5"/>
    <w:rsid w:val="00BB1246"/>
    <w:rsid w:val="00BB2E9E"/>
    <w:rsid w:val="00BB3A35"/>
    <w:rsid w:val="00BB6DA5"/>
    <w:rsid w:val="00BB6E92"/>
    <w:rsid w:val="00BB771D"/>
    <w:rsid w:val="00BC5E0D"/>
    <w:rsid w:val="00BC7298"/>
    <w:rsid w:val="00BD0A6C"/>
    <w:rsid w:val="00BD0FCB"/>
    <w:rsid w:val="00BD7500"/>
    <w:rsid w:val="00BE18D9"/>
    <w:rsid w:val="00BE5E5B"/>
    <w:rsid w:val="00BF1401"/>
    <w:rsid w:val="00C00423"/>
    <w:rsid w:val="00C01576"/>
    <w:rsid w:val="00C042B1"/>
    <w:rsid w:val="00C05C49"/>
    <w:rsid w:val="00C1269F"/>
    <w:rsid w:val="00C2180E"/>
    <w:rsid w:val="00C3112D"/>
    <w:rsid w:val="00C42993"/>
    <w:rsid w:val="00C44B4D"/>
    <w:rsid w:val="00C50925"/>
    <w:rsid w:val="00C51705"/>
    <w:rsid w:val="00C52056"/>
    <w:rsid w:val="00C6434B"/>
    <w:rsid w:val="00C646AE"/>
    <w:rsid w:val="00C858F2"/>
    <w:rsid w:val="00C9278C"/>
    <w:rsid w:val="00CA4EE9"/>
    <w:rsid w:val="00CA6688"/>
    <w:rsid w:val="00CB050C"/>
    <w:rsid w:val="00CB67C0"/>
    <w:rsid w:val="00CB6ED9"/>
    <w:rsid w:val="00CB72FF"/>
    <w:rsid w:val="00CC05D6"/>
    <w:rsid w:val="00CC18BF"/>
    <w:rsid w:val="00CC30AD"/>
    <w:rsid w:val="00CC51CE"/>
    <w:rsid w:val="00CC52A5"/>
    <w:rsid w:val="00CD30D8"/>
    <w:rsid w:val="00CE04BB"/>
    <w:rsid w:val="00CE780B"/>
    <w:rsid w:val="00D012EE"/>
    <w:rsid w:val="00D0208F"/>
    <w:rsid w:val="00D02545"/>
    <w:rsid w:val="00D06491"/>
    <w:rsid w:val="00D11690"/>
    <w:rsid w:val="00D2115F"/>
    <w:rsid w:val="00D21187"/>
    <w:rsid w:val="00D21847"/>
    <w:rsid w:val="00D24170"/>
    <w:rsid w:val="00D24AB8"/>
    <w:rsid w:val="00D26376"/>
    <w:rsid w:val="00D3269B"/>
    <w:rsid w:val="00D53554"/>
    <w:rsid w:val="00D54EDB"/>
    <w:rsid w:val="00D57D23"/>
    <w:rsid w:val="00D64C7B"/>
    <w:rsid w:val="00D67943"/>
    <w:rsid w:val="00D725DF"/>
    <w:rsid w:val="00D73E2B"/>
    <w:rsid w:val="00D95FC7"/>
    <w:rsid w:val="00DA4FBD"/>
    <w:rsid w:val="00DA6B0B"/>
    <w:rsid w:val="00DB760F"/>
    <w:rsid w:val="00DC4239"/>
    <w:rsid w:val="00DC521F"/>
    <w:rsid w:val="00DD0641"/>
    <w:rsid w:val="00DD347A"/>
    <w:rsid w:val="00DE02D7"/>
    <w:rsid w:val="00DE6E68"/>
    <w:rsid w:val="00DF5360"/>
    <w:rsid w:val="00DF5F5E"/>
    <w:rsid w:val="00DF7DEE"/>
    <w:rsid w:val="00E01CF7"/>
    <w:rsid w:val="00E036E4"/>
    <w:rsid w:val="00E04A20"/>
    <w:rsid w:val="00E308ED"/>
    <w:rsid w:val="00E31752"/>
    <w:rsid w:val="00E3394A"/>
    <w:rsid w:val="00E372A4"/>
    <w:rsid w:val="00E41104"/>
    <w:rsid w:val="00E5428E"/>
    <w:rsid w:val="00E60ECD"/>
    <w:rsid w:val="00E62FC6"/>
    <w:rsid w:val="00E71420"/>
    <w:rsid w:val="00E71483"/>
    <w:rsid w:val="00E76233"/>
    <w:rsid w:val="00E86B81"/>
    <w:rsid w:val="00E87DC8"/>
    <w:rsid w:val="00EA05C1"/>
    <w:rsid w:val="00EA6435"/>
    <w:rsid w:val="00EB7D48"/>
    <w:rsid w:val="00EB7F40"/>
    <w:rsid w:val="00EC5089"/>
    <w:rsid w:val="00ED04D6"/>
    <w:rsid w:val="00ED2B15"/>
    <w:rsid w:val="00ED2FE3"/>
    <w:rsid w:val="00ED7399"/>
    <w:rsid w:val="00EE1500"/>
    <w:rsid w:val="00EE755C"/>
    <w:rsid w:val="00EF1E3E"/>
    <w:rsid w:val="00EF4D6A"/>
    <w:rsid w:val="00F03893"/>
    <w:rsid w:val="00F044DE"/>
    <w:rsid w:val="00F06269"/>
    <w:rsid w:val="00F2769F"/>
    <w:rsid w:val="00F34FBF"/>
    <w:rsid w:val="00F51806"/>
    <w:rsid w:val="00F56597"/>
    <w:rsid w:val="00F6001A"/>
    <w:rsid w:val="00F719FD"/>
    <w:rsid w:val="00F721CB"/>
    <w:rsid w:val="00F7246E"/>
    <w:rsid w:val="00F75C0E"/>
    <w:rsid w:val="00F81A69"/>
    <w:rsid w:val="00F83C53"/>
    <w:rsid w:val="00F84133"/>
    <w:rsid w:val="00F84AC5"/>
    <w:rsid w:val="00F91E44"/>
    <w:rsid w:val="00F9251E"/>
    <w:rsid w:val="00F95C74"/>
    <w:rsid w:val="00FA2810"/>
    <w:rsid w:val="00FB0507"/>
    <w:rsid w:val="00FC50E2"/>
    <w:rsid w:val="00FD1D2D"/>
    <w:rsid w:val="00FD3691"/>
    <w:rsid w:val="00FD7A80"/>
    <w:rsid w:val="00FF0BA8"/>
    <w:rsid w:val="00FF5620"/>
    <w:rsid w:val="00FF6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ACE3"/>
  <w15:docId w15:val="{09D52534-E61E-495D-A225-07EEA7B2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D99"/>
  </w:style>
  <w:style w:type="paragraph" w:styleId="Heading1">
    <w:name w:val="heading 1"/>
    <w:basedOn w:val="Normal"/>
    <w:next w:val="Normal"/>
    <w:pPr>
      <w:keepNext/>
      <w:keepLines/>
      <w:spacing w:before="480" w:after="120"/>
      <w:outlineLvl w:val="0"/>
    </w:pPr>
    <w:rPr>
      <w:rFonts w:ascii="VNI-Times" w:eastAsia="PMingLiU" w:hAnsi="VNI-Times"/>
      <w:b/>
      <w:sz w:val="48"/>
      <w:szCs w:val="48"/>
    </w:rPr>
  </w:style>
  <w:style w:type="paragraph" w:styleId="Heading2">
    <w:name w:val="heading 2"/>
    <w:basedOn w:val="Normal"/>
    <w:next w:val="Normal"/>
    <w:pPr>
      <w:keepNext/>
      <w:keepLines/>
      <w:spacing w:before="360" w:after="80"/>
      <w:outlineLvl w:val="1"/>
    </w:pPr>
    <w:rPr>
      <w:rFonts w:ascii="VNI-Times" w:eastAsia="PMingLiU" w:hAnsi="VNI-Times"/>
      <w:b/>
      <w:sz w:val="36"/>
      <w:szCs w:val="36"/>
    </w:rPr>
  </w:style>
  <w:style w:type="paragraph" w:styleId="Heading3">
    <w:name w:val="heading 3"/>
    <w:basedOn w:val="Normal"/>
    <w:next w:val="Normal"/>
    <w:pPr>
      <w:keepNext/>
      <w:keepLines/>
      <w:spacing w:before="280" w:after="80"/>
      <w:outlineLvl w:val="2"/>
    </w:pPr>
    <w:rPr>
      <w:rFonts w:ascii="VNI-Times" w:eastAsia="PMingLiU" w:hAnsi="VNI-Times"/>
      <w:b/>
      <w:sz w:val="28"/>
      <w:szCs w:val="28"/>
    </w:rPr>
  </w:style>
  <w:style w:type="paragraph" w:styleId="Heading4">
    <w:name w:val="heading 4"/>
    <w:basedOn w:val="Normal"/>
    <w:next w:val="Normal"/>
    <w:pPr>
      <w:keepNext/>
      <w:keepLines/>
      <w:spacing w:before="240" w:after="40"/>
      <w:outlineLvl w:val="3"/>
    </w:pPr>
    <w:rPr>
      <w:rFonts w:ascii="VNI-Times" w:eastAsia="PMingLiU" w:hAnsi="VNI-Times"/>
      <w:b/>
    </w:rPr>
  </w:style>
  <w:style w:type="paragraph" w:styleId="Heading5">
    <w:name w:val="heading 5"/>
    <w:basedOn w:val="Normal"/>
    <w:next w:val="Normal"/>
    <w:pPr>
      <w:keepNext/>
      <w:keepLines/>
      <w:spacing w:before="220" w:after="40"/>
      <w:outlineLvl w:val="4"/>
    </w:pPr>
    <w:rPr>
      <w:rFonts w:ascii="VNI-Times" w:eastAsia="PMingLiU" w:hAnsi="VNI-Times"/>
      <w:b/>
      <w:sz w:val="22"/>
      <w:szCs w:val="22"/>
    </w:rPr>
  </w:style>
  <w:style w:type="paragraph" w:styleId="Heading6">
    <w:name w:val="heading 6"/>
    <w:basedOn w:val="Normal"/>
    <w:next w:val="Normal"/>
    <w:pPr>
      <w:keepNext/>
      <w:keepLines/>
      <w:spacing w:before="200" w:after="40"/>
      <w:outlineLvl w:val="5"/>
    </w:pPr>
    <w:rPr>
      <w:rFonts w:ascii="VNI-Times" w:eastAsia="PMingLiU" w:hAnsi="VNI-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rFonts w:ascii="VNI-Times" w:eastAsia="PMingLiU" w:hAnsi="VNI-Times"/>
      <w:b/>
      <w:sz w:val="72"/>
      <w:szCs w:val="72"/>
    </w:rPr>
  </w:style>
  <w:style w:type="paragraph" w:styleId="ListParagraph">
    <w:name w:val="List Paragraph"/>
    <w:aliases w:val="Bullet List,FooterText,numbered,Paragraphe de liste,bullet,List Paragraph1,bullet 1,Bullet L1,Colorful List - Accent 11,List Paragraph 1,List Paragraph11"/>
    <w:basedOn w:val="Normal"/>
    <w:link w:val="ListParagraphChar"/>
    <w:uiPriority w:val="34"/>
    <w:qFormat/>
    <w:rsid w:val="00500EA1"/>
    <w:pPr>
      <w:ind w:left="720"/>
      <w:contextualSpacing/>
    </w:pPr>
    <w:rPr>
      <w:sz w:val="28"/>
      <w:szCs w:val="28"/>
    </w:rPr>
  </w:style>
  <w:style w:type="table" w:styleId="TableGrid">
    <w:name w:val="Table Grid"/>
    <w:basedOn w:val="TableNormal"/>
    <w:uiPriority w:val="59"/>
    <w:rsid w:val="00500EA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2252A"/>
    <w:pPr>
      <w:tabs>
        <w:tab w:val="center" w:pos="4680"/>
        <w:tab w:val="right" w:pos="9360"/>
      </w:tabs>
    </w:pPr>
    <w:rPr>
      <w:rFonts w:ascii="VNI-Times" w:eastAsia="PMingLiU" w:hAnsi="VNI-Times"/>
    </w:rPr>
  </w:style>
  <w:style w:type="character" w:customStyle="1" w:styleId="HeaderChar">
    <w:name w:val="Header Char"/>
    <w:link w:val="Header"/>
    <w:uiPriority w:val="99"/>
    <w:rsid w:val="0022252A"/>
    <w:rPr>
      <w:rFonts w:ascii="VNI-Times" w:eastAsia="PMingLiU" w:hAnsi="VNI-Times"/>
      <w:sz w:val="24"/>
      <w:szCs w:val="24"/>
    </w:rPr>
  </w:style>
  <w:style w:type="paragraph" w:styleId="Footer">
    <w:name w:val="footer"/>
    <w:basedOn w:val="Normal"/>
    <w:link w:val="FooterChar"/>
    <w:uiPriority w:val="99"/>
    <w:rsid w:val="0022252A"/>
    <w:pPr>
      <w:tabs>
        <w:tab w:val="center" w:pos="4680"/>
        <w:tab w:val="right" w:pos="9360"/>
      </w:tabs>
    </w:pPr>
    <w:rPr>
      <w:rFonts w:ascii="VNI-Times" w:eastAsia="PMingLiU" w:hAnsi="VNI-Times"/>
    </w:rPr>
  </w:style>
  <w:style w:type="character" w:customStyle="1" w:styleId="FooterChar">
    <w:name w:val="Footer Char"/>
    <w:link w:val="Footer"/>
    <w:uiPriority w:val="99"/>
    <w:rsid w:val="0022252A"/>
    <w:rPr>
      <w:rFonts w:ascii="VNI-Times" w:eastAsia="PMingLiU" w:hAnsi="VNI-Times"/>
      <w:sz w:val="24"/>
      <w:szCs w:val="24"/>
    </w:rPr>
  </w:style>
  <w:style w:type="numbering" w:customStyle="1" w:styleId="Kiunhp2">
    <w:name w:val="Kiểu Đã nhập 2"/>
    <w:rsid w:val="00673806"/>
  </w:style>
  <w:style w:type="character" w:styleId="PlaceholderText">
    <w:name w:val="Placeholder Text"/>
    <w:basedOn w:val="DefaultParagraphFont"/>
    <w:uiPriority w:val="99"/>
    <w:unhideWhenUsed/>
    <w:rsid w:val="00B33A0A"/>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fontstyle01">
    <w:name w:val="fontstyle01"/>
    <w:basedOn w:val="DefaultParagraphFont"/>
    <w:rsid w:val="00A37D4D"/>
    <w:rPr>
      <w:rFonts w:ascii="Times New Roman" w:hAnsi="Times New Roman" w:cs="Times New Roman" w:hint="default"/>
      <w:b w:val="0"/>
      <w:bCs w:val="0"/>
      <w:i w:val="0"/>
      <w:iCs w:val="0"/>
      <w:color w:val="000000"/>
      <w:sz w:val="12"/>
      <w:szCs w:val="12"/>
    </w:rPr>
  </w:style>
  <w:style w:type="paragraph" w:styleId="BalloonText">
    <w:name w:val="Balloon Text"/>
    <w:basedOn w:val="Normal"/>
    <w:link w:val="BalloonTextChar"/>
    <w:uiPriority w:val="99"/>
    <w:semiHidden/>
    <w:unhideWhenUsed/>
    <w:rsid w:val="003E0A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A38"/>
    <w:rPr>
      <w:rFonts w:ascii="Segoe UI" w:eastAsia="PMingLiU" w:hAnsi="Segoe UI" w:cs="Segoe UI"/>
      <w:sz w:val="18"/>
      <w:szCs w:val="18"/>
    </w:rPr>
  </w:style>
  <w:style w:type="paragraph" w:customStyle="1" w:styleId="CharCharCharChar">
    <w:name w:val="Char Char Char Char"/>
    <w:basedOn w:val="Normal"/>
    <w:rsid w:val="00C858F2"/>
    <w:pPr>
      <w:spacing w:after="160" w:line="240" w:lineRule="exact"/>
    </w:pPr>
    <w:rPr>
      <w:rFonts w:ascii="Tahoma" w:eastAsia="PMingLiU" w:hAnsi="Tahoma"/>
      <w:sz w:val="20"/>
      <w:szCs w:val="20"/>
    </w:rPr>
  </w:style>
  <w:style w:type="paragraph" w:styleId="BodyText3">
    <w:name w:val="Body Text 3"/>
    <w:basedOn w:val="Normal"/>
    <w:link w:val="BodyText3Char"/>
    <w:rsid w:val="00C858F2"/>
    <w:pPr>
      <w:jc w:val="center"/>
    </w:pPr>
    <w:rPr>
      <w:b/>
      <w:bCs/>
      <w:sz w:val="46"/>
      <w:szCs w:val="46"/>
    </w:rPr>
  </w:style>
  <w:style w:type="character" w:customStyle="1" w:styleId="BodyText3Char">
    <w:name w:val="Body Text 3 Char"/>
    <w:basedOn w:val="DefaultParagraphFont"/>
    <w:link w:val="BodyText3"/>
    <w:rsid w:val="00C858F2"/>
    <w:rPr>
      <w:b/>
      <w:bCs/>
      <w:sz w:val="46"/>
      <w:szCs w:val="46"/>
    </w:rPr>
  </w:style>
  <w:style w:type="paragraph" w:customStyle="1" w:styleId="CharCharCharChar0">
    <w:name w:val="Char Char Char Char"/>
    <w:basedOn w:val="Normal"/>
    <w:rsid w:val="00A15083"/>
    <w:pPr>
      <w:spacing w:after="160" w:line="240" w:lineRule="exact"/>
    </w:pPr>
    <w:rPr>
      <w:rFonts w:ascii="Tahoma" w:eastAsia="PMingLiU" w:hAnsi="Tahoma"/>
      <w:sz w:val="20"/>
      <w:szCs w:val="20"/>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
    <w:link w:val="ListParagraph"/>
    <w:uiPriority w:val="34"/>
    <w:qFormat/>
    <w:locked/>
    <w:rsid w:val="00A15083"/>
    <w:rPr>
      <w:sz w:val="28"/>
      <w:szCs w:val="28"/>
    </w:rPr>
  </w:style>
  <w:style w:type="character" w:styleId="Strong">
    <w:name w:val="Strong"/>
    <w:basedOn w:val="DefaultParagraphFont"/>
    <w:uiPriority w:val="22"/>
    <w:qFormat/>
    <w:rsid w:val="00D218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609195">
      <w:bodyDiv w:val="1"/>
      <w:marLeft w:val="0"/>
      <w:marRight w:val="0"/>
      <w:marTop w:val="0"/>
      <w:marBottom w:val="0"/>
      <w:divBdr>
        <w:top w:val="none" w:sz="0" w:space="0" w:color="auto"/>
        <w:left w:val="none" w:sz="0" w:space="0" w:color="auto"/>
        <w:bottom w:val="none" w:sz="0" w:space="0" w:color="auto"/>
        <w:right w:val="none" w:sz="0" w:space="0" w:color="auto"/>
      </w:divBdr>
    </w:div>
    <w:div w:id="602809724">
      <w:bodyDiv w:val="1"/>
      <w:marLeft w:val="0"/>
      <w:marRight w:val="0"/>
      <w:marTop w:val="0"/>
      <w:marBottom w:val="0"/>
      <w:divBdr>
        <w:top w:val="none" w:sz="0" w:space="0" w:color="auto"/>
        <w:left w:val="none" w:sz="0" w:space="0" w:color="auto"/>
        <w:bottom w:val="none" w:sz="0" w:space="0" w:color="auto"/>
        <w:right w:val="none" w:sz="0" w:space="0" w:color="auto"/>
      </w:divBdr>
    </w:div>
    <w:div w:id="677927656">
      <w:bodyDiv w:val="1"/>
      <w:marLeft w:val="0"/>
      <w:marRight w:val="0"/>
      <w:marTop w:val="0"/>
      <w:marBottom w:val="0"/>
      <w:divBdr>
        <w:top w:val="none" w:sz="0" w:space="0" w:color="auto"/>
        <w:left w:val="none" w:sz="0" w:space="0" w:color="auto"/>
        <w:bottom w:val="none" w:sz="0" w:space="0" w:color="auto"/>
        <w:right w:val="none" w:sz="0" w:space="0" w:color="auto"/>
      </w:divBdr>
      <w:divsChild>
        <w:div w:id="2045597505">
          <w:marLeft w:val="0"/>
          <w:marRight w:val="0"/>
          <w:marTop w:val="0"/>
          <w:marBottom w:val="0"/>
          <w:divBdr>
            <w:top w:val="none" w:sz="0" w:space="0" w:color="auto"/>
            <w:left w:val="none" w:sz="0" w:space="0" w:color="auto"/>
            <w:bottom w:val="none" w:sz="0" w:space="0" w:color="auto"/>
            <w:right w:val="none" w:sz="0" w:space="0" w:color="auto"/>
          </w:divBdr>
          <w:divsChild>
            <w:div w:id="1463423791">
              <w:marLeft w:val="0"/>
              <w:marRight w:val="0"/>
              <w:marTop w:val="0"/>
              <w:marBottom w:val="0"/>
              <w:divBdr>
                <w:top w:val="none" w:sz="0" w:space="0" w:color="auto"/>
                <w:left w:val="none" w:sz="0" w:space="0" w:color="auto"/>
                <w:bottom w:val="none" w:sz="0" w:space="0" w:color="auto"/>
                <w:right w:val="none" w:sz="0" w:space="0" w:color="auto"/>
              </w:divBdr>
              <w:divsChild>
                <w:div w:id="833841265">
                  <w:marLeft w:val="0"/>
                  <w:marRight w:val="-105"/>
                  <w:marTop w:val="0"/>
                  <w:marBottom w:val="0"/>
                  <w:divBdr>
                    <w:top w:val="none" w:sz="0" w:space="0" w:color="auto"/>
                    <w:left w:val="none" w:sz="0" w:space="0" w:color="auto"/>
                    <w:bottom w:val="none" w:sz="0" w:space="0" w:color="auto"/>
                    <w:right w:val="none" w:sz="0" w:space="0" w:color="auto"/>
                  </w:divBdr>
                  <w:divsChild>
                    <w:div w:id="533157131">
                      <w:marLeft w:val="0"/>
                      <w:marRight w:val="0"/>
                      <w:marTop w:val="0"/>
                      <w:marBottom w:val="0"/>
                      <w:divBdr>
                        <w:top w:val="none" w:sz="0" w:space="0" w:color="auto"/>
                        <w:left w:val="none" w:sz="0" w:space="0" w:color="auto"/>
                        <w:bottom w:val="none" w:sz="0" w:space="0" w:color="auto"/>
                        <w:right w:val="none" w:sz="0" w:space="0" w:color="auto"/>
                      </w:divBdr>
                      <w:divsChild>
                        <w:div w:id="740566813">
                          <w:marLeft w:val="0"/>
                          <w:marRight w:val="0"/>
                          <w:marTop w:val="0"/>
                          <w:marBottom w:val="0"/>
                          <w:divBdr>
                            <w:top w:val="none" w:sz="0" w:space="0" w:color="auto"/>
                            <w:left w:val="none" w:sz="0" w:space="0" w:color="auto"/>
                            <w:bottom w:val="none" w:sz="0" w:space="0" w:color="auto"/>
                            <w:right w:val="none" w:sz="0" w:space="0" w:color="auto"/>
                          </w:divBdr>
                          <w:divsChild>
                            <w:div w:id="238637750">
                              <w:marLeft w:val="240"/>
                              <w:marRight w:val="240"/>
                              <w:marTop w:val="0"/>
                              <w:marBottom w:val="60"/>
                              <w:divBdr>
                                <w:top w:val="none" w:sz="0" w:space="0" w:color="auto"/>
                                <w:left w:val="none" w:sz="0" w:space="0" w:color="auto"/>
                                <w:bottom w:val="none" w:sz="0" w:space="0" w:color="auto"/>
                                <w:right w:val="none" w:sz="0" w:space="0" w:color="auto"/>
                              </w:divBdr>
                              <w:divsChild>
                                <w:div w:id="92897256">
                                  <w:marLeft w:val="150"/>
                                  <w:marRight w:val="0"/>
                                  <w:marTop w:val="0"/>
                                  <w:marBottom w:val="0"/>
                                  <w:divBdr>
                                    <w:top w:val="none" w:sz="0" w:space="0" w:color="auto"/>
                                    <w:left w:val="none" w:sz="0" w:space="0" w:color="auto"/>
                                    <w:bottom w:val="none" w:sz="0" w:space="0" w:color="auto"/>
                                    <w:right w:val="none" w:sz="0" w:space="0" w:color="auto"/>
                                  </w:divBdr>
                                  <w:divsChild>
                                    <w:div w:id="452865959">
                                      <w:marLeft w:val="0"/>
                                      <w:marRight w:val="0"/>
                                      <w:marTop w:val="0"/>
                                      <w:marBottom w:val="0"/>
                                      <w:divBdr>
                                        <w:top w:val="none" w:sz="0" w:space="0" w:color="auto"/>
                                        <w:left w:val="none" w:sz="0" w:space="0" w:color="auto"/>
                                        <w:bottom w:val="none" w:sz="0" w:space="0" w:color="auto"/>
                                        <w:right w:val="none" w:sz="0" w:space="0" w:color="auto"/>
                                      </w:divBdr>
                                      <w:divsChild>
                                        <w:div w:id="457453372">
                                          <w:marLeft w:val="0"/>
                                          <w:marRight w:val="0"/>
                                          <w:marTop w:val="0"/>
                                          <w:marBottom w:val="0"/>
                                          <w:divBdr>
                                            <w:top w:val="none" w:sz="0" w:space="0" w:color="auto"/>
                                            <w:left w:val="none" w:sz="0" w:space="0" w:color="auto"/>
                                            <w:bottom w:val="none" w:sz="0" w:space="0" w:color="auto"/>
                                            <w:right w:val="none" w:sz="0" w:space="0" w:color="auto"/>
                                          </w:divBdr>
                                          <w:divsChild>
                                            <w:div w:id="1714228272">
                                              <w:marLeft w:val="0"/>
                                              <w:marRight w:val="0"/>
                                              <w:marTop w:val="0"/>
                                              <w:marBottom w:val="60"/>
                                              <w:divBdr>
                                                <w:top w:val="none" w:sz="0" w:space="0" w:color="auto"/>
                                                <w:left w:val="none" w:sz="0" w:space="0" w:color="auto"/>
                                                <w:bottom w:val="none" w:sz="0" w:space="0" w:color="auto"/>
                                                <w:right w:val="none" w:sz="0" w:space="0" w:color="auto"/>
                                              </w:divBdr>
                                              <w:divsChild>
                                                <w:div w:id="706294627">
                                                  <w:marLeft w:val="0"/>
                                                  <w:marRight w:val="0"/>
                                                  <w:marTop w:val="0"/>
                                                  <w:marBottom w:val="0"/>
                                                  <w:divBdr>
                                                    <w:top w:val="none" w:sz="0" w:space="0" w:color="auto"/>
                                                    <w:left w:val="none" w:sz="0" w:space="0" w:color="auto"/>
                                                    <w:bottom w:val="none" w:sz="0" w:space="0" w:color="auto"/>
                                                    <w:right w:val="none" w:sz="0" w:space="0" w:color="auto"/>
                                                  </w:divBdr>
                                                  <w:divsChild>
                                                    <w:div w:id="210188743">
                                                      <w:marLeft w:val="0"/>
                                                      <w:marRight w:val="0"/>
                                                      <w:marTop w:val="0"/>
                                                      <w:marBottom w:val="0"/>
                                                      <w:divBdr>
                                                        <w:top w:val="none" w:sz="0" w:space="0" w:color="auto"/>
                                                        <w:left w:val="none" w:sz="0" w:space="0" w:color="auto"/>
                                                        <w:bottom w:val="none" w:sz="0" w:space="0" w:color="auto"/>
                                                        <w:right w:val="none" w:sz="0" w:space="0" w:color="auto"/>
                                                      </w:divBdr>
                                                    </w:div>
                                                  </w:divsChild>
                                                </w:div>
                                                <w:div w:id="1991589149">
                                                  <w:marLeft w:val="0"/>
                                                  <w:marRight w:val="0"/>
                                                  <w:marTop w:val="150"/>
                                                  <w:marBottom w:val="0"/>
                                                  <w:divBdr>
                                                    <w:top w:val="none" w:sz="0" w:space="0" w:color="auto"/>
                                                    <w:left w:val="none" w:sz="0" w:space="0" w:color="auto"/>
                                                    <w:bottom w:val="none" w:sz="0" w:space="0" w:color="auto"/>
                                                    <w:right w:val="none" w:sz="0" w:space="0" w:color="auto"/>
                                                  </w:divBdr>
                                                </w:div>
                                                <w:div w:id="1625962406">
                                                  <w:marLeft w:val="0"/>
                                                  <w:marRight w:val="0"/>
                                                  <w:marTop w:val="0"/>
                                                  <w:marBottom w:val="0"/>
                                                  <w:divBdr>
                                                    <w:top w:val="none" w:sz="0" w:space="0" w:color="auto"/>
                                                    <w:left w:val="none" w:sz="0" w:space="0" w:color="auto"/>
                                                    <w:bottom w:val="none" w:sz="0" w:space="0" w:color="auto"/>
                                                    <w:right w:val="none" w:sz="0" w:space="0" w:color="auto"/>
                                                  </w:divBdr>
                                                  <w:divsChild>
                                                    <w:div w:id="1616475584">
                                                      <w:marLeft w:val="0"/>
                                                      <w:marRight w:val="0"/>
                                                      <w:marTop w:val="0"/>
                                                      <w:marBottom w:val="0"/>
                                                      <w:divBdr>
                                                        <w:top w:val="none" w:sz="0" w:space="0" w:color="auto"/>
                                                        <w:left w:val="none" w:sz="0" w:space="0" w:color="auto"/>
                                                        <w:bottom w:val="none" w:sz="0" w:space="0" w:color="auto"/>
                                                        <w:right w:val="none" w:sz="0" w:space="0" w:color="auto"/>
                                                      </w:divBdr>
                                                      <w:divsChild>
                                                        <w:div w:id="1175923898">
                                                          <w:marLeft w:val="0"/>
                                                          <w:marRight w:val="0"/>
                                                          <w:marTop w:val="0"/>
                                                          <w:marBottom w:val="0"/>
                                                          <w:divBdr>
                                                            <w:top w:val="none" w:sz="0" w:space="0" w:color="auto"/>
                                                            <w:left w:val="none" w:sz="0" w:space="0" w:color="auto"/>
                                                            <w:bottom w:val="none" w:sz="0" w:space="0" w:color="auto"/>
                                                            <w:right w:val="none" w:sz="0" w:space="0" w:color="auto"/>
                                                          </w:divBdr>
                                                          <w:divsChild>
                                                            <w:div w:id="884097090">
                                                              <w:marLeft w:val="0"/>
                                                              <w:marRight w:val="0"/>
                                                              <w:marTop w:val="0"/>
                                                              <w:marBottom w:val="0"/>
                                                              <w:divBdr>
                                                                <w:top w:val="none" w:sz="0" w:space="0" w:color="auto"/>
                                                                <w:left w:val="none" w:sz="0" w:space="0" w:color="auto"/>
                                                                <w:bottom w:val="none" w:sz="0" w:space="0" w:color="auto"/>
                                                                <w:right w:val="none" w:sz="0" w:space="0" w:color="auto"/>
                                                              </w:divBdr>
                                                              <w:divsChild>
                                                                <w:div w:id="761294380">
                                                                  <w:marLeft w:val="105"/>
                                                                  <w:marRight w:val="105"/>
                                                                  <w:marTop w:val="90"/>
                                                                  <w:marBottom w:val="150"/>
                                                                  <w:divBdr>
                                                                    <w:top w:val="none" w:sz="0" w:space="0" w:color="auto"/>
                                                                    <w:left w:val="none" w:sz="0" w:space="0" w:color="auto"/>
                                                                    <w:bottom w:val="none" w:sz="0" w:space="0" w:color="auto"/>
                                                                    <w:right w:val="none" w:sz="0" w:space="0" w:color="auto"/>
                                                                  </w:divBdr>
                                                                </w:div>
                                                                <w:div w:id="842352304">
                                                                  <w:marLeft w:val="105"/>
                                                                  <w:marRight w:val="105"/>
                                                                  <w:marTop w:val="90"/>
                                                                  <w:marBottom w:val="150"/>
                                                                  <w:divBdr>
                                                                    <w:top w:val="none" w:sz="0" w:space="0" w:color="auto"/>
                                                                    <w:left w:val="none" w:sz="0" w:space="0" w:color="auto"/>
                                                                    <w:bottom w:val="none" w:sz="0" w:space="0" w:color="auto"/>
                                                                    <w:right w:val="none" w:sz="0" w:space="0" w:color="auto"/>
                                                                  </w:divBdr>
                                                                </w:div>
                                                                <w:div w:id="1754351178">
                                                                  <w:marLeft w:val="105"/>
                                                                  <w:marRight w:val="105"/>
                                                                  <w:marTop w:val="90"/>
                                                                  <w:marBottom w:val="150"/>
                                                                  <w:divBdr>
                                                                    <w:top w:val="none" w:sz="0" w:space="0" w:color="auto"/>
                                                                    <w:left w:val="none" w:sz="0" w:space="0" w:color="auto"/>
                                                                    <w:bottom w:val="none" w:sz="0" w:space="0" w:color="auto"/>
                                                                    <w:right w:val="none" w:sz="0" w:space="0" w:color="auto"/>
                                                                  </w:divBdr>
                                                                </w:div>
                                                                <w:div w:id="581064935">
                                                                  <w:marLeft w:val="105"/>
                                                                  <w:marRight w:val="105"/>
                                                                  <w:marTop w:val="90"/>
                                                                  <w:marBottom w:val="150"/>
                                                                  <w:divBdr>
                                                                    <w:top w:val="none" w:sz="0" w:space="0" w:color="auto"/>
                                                                    <w:left w:val="none" w:sz="0" w:space="0" w:color="auto"/>
                                                                    <w:bottom w:val="none" w:sz="0" w:space="0" w:color="auto"/>
                                                                    <w:right w:val="none" w:sz="0" w:space="0" w:color="auto"/>
                                                                  </w:divBdr>
                                                                </w:div>
                                                                <w:div w:id="995497924">
                                                                  <w:marLeft w:val="105"/>
                                                                  <w:marRight w:val="105"/>
                                                                  <w:marTop w:val="90"/>
                                                                  <w:marBottom w:val="150"/>
                                                                  <w:divBdr>
                                                                    <w:top w:val="none" w:sz="0" w:space="0" w:color="auto"/>
                                                                    <w:left w:val="none" w:sz="0" w:space="0" w:color="auto"/>
                                                                    <w:bottom w:val="none" w:sz="0" w:space="0" w:color="auto"/>
                                                                    <w:right w:val="none" w:sz="0" w:space="0" w:color="auto"/>
                                                                  </w:divBdr>
                                                                </w:div>
                                                                <w:div w:id="97047487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1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736235">
          <w:marLeft w:val="0"/>
          <w:marRight w:val="0"/>
          <w:marTop w:val="0"/>
          <w:marBottom w:val="0"/>
          <w:divBdr>
            <w:top w:val="none" w:sz="0" w:space="0" w:color="auto"/>
            <w:left w:val="none" w:sz="0" w:space="0" w:color="auto"/>
            <w:bottom w:val="none" w:sz="0" w:space="0" w:color="auto"/>
            <w:right w:val="none" w:sz="0" w:space="0" w:color="auto"/>
          </w:divBdr>
          <w:divsChild>
            <w:div w:id="281957084">
              <w:marLeft w:val="0"/>
              <w:marRight w:val="0"/>
              <w:marTop w:val="0"/>
              <w:marBottom w:val="0"/>
              <w:divBdr>
                <w:top w:val="none" w:sz="0" w:space="0" w:color="auto"/>
                <w:left w:val="none" w:sz="0" w:space="0" w:color="auto"/>
                <w:bottom w:val="none" w:sz="0" w:space="0" w:color="auto"/>
                <w:right w:val="none" w:sz="0" w:space="0" w:color="auto"/>
              </w:divBdr>
              <w:divsChild>
                <w:div w:id="201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74060">
      <w:bodyDiv w:val="1"/>
      <w:marLeft w:val="0"/>
      <w:marRight w:val="0"/>
      <w:marTop w:val="0"/>
      <w:marBottom w:val="0"/>
      <w:divBdr>
        <w:top w:val="none" w:sz="0" w:space="0" w:color="auto"/>
        <w:left w:val="none" w:sz="0" w:space="0" w:color="auto"/>
        <w:bottom w:val="none" w:sz="0" w:space="0" w:color="auto"/>
        <w:right w:val="none" w:sz="0" w:space="0" w:color="auto"/>
      </w:divBdr>
    </w:div>
    <w:div w:id="1077173607">
      <w:bodyDiv w:val="1"/>
      <w:marLeft w:val="0"/>
      <w:marRight w:val="0"/>
      <w:marTop w:val="0"/>
      <w:marBottom w:val="0"/>
      <w:divBdr>
        <w:top w:val="none" w:sz="0" w:space="0" w:color="auto"/>
        <w:left w:val="none" w:sz="0" w:space="0" w:color="auto"/>
        <w:bottom w:val="none" w:sz="0" w:space="0" w:color="auto"/>
        <w:right w:val="none" w:sz="0" w:space="0" w:color="auto"/>
      </w:divBdr>
    </w:div>
    <w:div w:id="1145315564">
      <w:bodyDiv w:val="1"/>
      <w:marLeft w:val="0"/>
      <w:marRight w:val="0"/>
      <w:marTop w:val="0"/>
      <w:marBottom w:val="0"/>
      <w:divBdr>
        <w:top w:val="none" w:sz="0" w:space="0" w:color="auto"/>
        <w:left w:val="none" w:sz="0" w:space="0" w:color="auto"/>
        <w:bottom w:val="none" w:sz="0" w:space="0" w:color="auto"/>
        <w:right w:val="none" w:sz="0" w:space="0" w:color="auto"/>
      </w:divBdr>
    </w:div>
    <w:div w:id="1278222749">
      <w:bodyDiv w:val="1"/>
      <w:marLeft w:val="0"/>
      <w:marRight w:val="0"/>
      <w:marTop w:val="0"/>
      <w:marBottom w:val="0"/>
      <w:divBdr>
        <w:top w:val="none" w:sz="0" w:space="0" w:color="auto"/>
        <w:left w:val="none" w:sz="0" w:space="0" w:color="auto"/>
        <w:bottom w:val="none" w:sz="0" w:space="0" w:color="auto"/>
        <w:right w:val="none" w:sz="0" w:space="0" w:color="auto"/>
      </w:divBdr>
    </w:div>
    <w:div w:id="1315571620">
      <w:bodyDiv w:val="1"/>
      <w:marLeft w:val="0"/>
      <w:marRight w:val="0"/>
      <w:marTop w:val="0"/>
      <w:marBottom w:val="0"/>
      <w:divBdr>
        <w:top w:val="none" w:sz="0" w:space="0" w:color="auto"/>
        <w:left w:val="none" w:sz="0" w:space="0" w:color="auto"/>
        <w:bottom w:val="none" w:sz="0" w:space="0" w:color="auto"/>
        <w:right w:val="none" w:sz="0" w:space="0" w:color="auto"/>
      </w:divBdr>
      <w:divsChild>
        <w:div w:id="3872546">
          <w:marLeft w:val="0"/>
          <w:marRight w:val="0"/>
          <w:marTop w:val="0"/>
          <w:marBottom w:val="0"/>
          <w:divBdr>
            <w:top w:val="none" w:sz="0" w:space="0" w:color="auto"/>
            <w:left w:val="none" w:sz="0" w:space="0" w:color="auto"/>
            <w:bottom w:val="none" w:sz="0" w:space="0" w:color="auto"/>
            <w:right w:val="none" w:sz="0" w:space="0" w:color="auto"/>
          </w:divBdr>
        </w:div>
        <w:div w:id="1057095">
          <w:marLeft w:val="0"/>
          <w:marRight w:val="0"/>
          <w:marTop w:val="0"/>
          <w:marBottom w:val="0"/>
          <w:divBdr>
            <w:top w:val="none" w:sz="0" w:space="0" w:color="auto"/>
            <w:left w:val="none" w:sz="0" w:space="0" w:color="auto"/>
            <w:bottom w:val="none" w:sz="0" w:space="0" w:color="auto"/>
            <w:right w:val="none" w:sz="0" w:space="0" w:color="auto"/>
          </w:divBdr>
        </w:div>
        <w:div w:id="578977202">
          <w:marLeft w:val="0"/>
          <w:marRight w:val="0"/>
          <w:marTop w:val="0"/>
          <w:marBottom w:val="0"/>
          <w:divBdr>
            <w:top w:val="none" w:sz="0" w:space="0" w:color="auto"/>
            <w:left w:val="none" w:sz="0" w:space="0" w:color="auto"/>
            <w:bottom w:val="none" w:sz="0" w:space="0" w:color="auto"/>
            <w:right w:val="none" w:sz="0" w:space="0" w:color="auto"/>
          </w:divBdr>
        </w:div>
      </w:divsChild>
    </w:div>
    <w:div w:id="1389525679">
      <w:bodyDiv w:val="1"/>
      <w:marLeft w:val="0"/>
      <w:marRight w:val="0"/>
      <w:marTop w:val="0"/>
      <w:marBottom w:val="0"/>
      <w:divBdr>
        <w:top w:val="none" w:sz="0" w:space="0" w:color="auto"/>
        <w:left w:val="none" w:sz="0" w:space="0" w:color="auto"/>
        <w:bottom w:val="none" w:sz="0" w:space="0" w:color="auto"/>
        <w:right w:val="none" w:sz="0" w:space="0" w:color="auto"/>
      </w:divBdr>
    </w:div>
    <w:div w:id="1478496415">
      <w:bodyDiv w:val="1"/>
      <w:marLeft w:val="0"/>
      <w:marRight w:val="0"/>
      <w:marTop w:val="0"/>
      <w:marBottom w:val="0"/>
      <w:divBdr>
        <w:top w:val="none" w:sz="0" w:space="0" w:color="auto"/>
        <w:left w:val="none" w:sz="0" w:space="0" w:color="auto"/>
        <w:bottom w:val="none" w:sz="0" w:space="0" w:color="auto"/>
        <w:right w:val="none" w:sz="0" w:space="0" w:color="auto"/>
      </w:divBdr>
    </w:div>
    <w:div w:id="1613509607">
      <w:bodyDiv w:val="1"/>
      <w:marLeft w:val="0"/>
      <w:marRight w:val="0"/>
      <w:marTop w:val="0"/>
      <w:marBottom w:val="0"/>
      <w:divBdr>
        <w:top w:val="none" w:sz="0" w:space="0" w:color="auto"/>
        <w:left w:val="none" w:sz="0" w:space="0" w:color="auto"/>
        <w:bottom w:val="none" w:sz="0" w:space="0" w:color="auto"/>
        <w:right w:val="none" w:sz="0" w:space="0" w:color="auto"/>
      </w:divBdr>
    </w:div>
    <w:div w:id="1636987220">
      <w:bodyDiv w:val="1"/>
      <w:marLeft w:val="0"/>
      <w:marRight w:val="0"/>
      <w:marTop w:val="0"/>
      <w:marBottom w:val="0"/>
      <w:divBdr>
        <w:top w:val="none" w:sz="0" w:space="0" w:color="auto"/>
        <w:left w:val="none" w:sz="0" w:space="0" w:color="auto"/>
        <w:bottom w:val="none" w:sz="0" w:space="0" w:color="auto"/>
        <w:right w:val="none" w:sz="0" w:space="0" w:color="auto"/>
      </w:divBdr>
    </w:div>
    <w:div w:id="1676345873">
      <w:bodyDiv w:val="1"/>
      <w:marLeft w:val="0"/>
      <w:marRight w:val="0"/>
      <w:marTop w:val="0"/>
      <w:marBottom w:val="0"/>
      <w:divBdr>
        <w:top w:val="none" w:sz="0" w:space="0" w:color="auto"/>
        <w:left w:val="none" w:sz="0" w:space="0" w:color="auto"/>
        <w:bottom w:val="none" w:sz="0" w:space="0" w:color="auto"/>
        <w:right w:val="none" w:sz="0" w:space="0" w:color="auto"/>
      </w:divBdr>
    </w:div>
    <w:div w:id="2078428751">
      <w:bodyDiv w:val="1"/>
      <w:marLeft w:val="0"/>
      <w:marRight w:val="0"/>
      <w:marTop w:val="0"/>
      <w:marBottom w:val="0"/>
      <w:divBdr>
        <w:top w:val="none" w:sz="0" w:space="0" w:color="auto"/>
        <w:left w:val="none" w:sz="0" w:space="0" w:color="auto"/>
        <w:bottom w:val="none" w:sz="0" w:space="0" w:color="auto"/>
        <w:right w:val="none" w:sz="0" w:space="0" w:color="auto"/>
      </w:divBdr>
    </w:div>
    <w:div w:id="2129201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rreeXQk0Uhny4kTvnMV93mQ6ww==">AMUW2mWK7lxa4qH5ozn2yvupVgy1N91PeHleVNxNwhZu5RmUJVkbXRPqou+sjxkjFfp3C5p+FHHaLPN3mmmoD136z15iwWs0cgVkeDFlCmJJAa9xL86CITdM/xyfe3VBh0fIhkN0XvNl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2988</Words>
  <Characters>17032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tester</dc:creator>
  <cp:lastModifiedBy>ShizencosPC7</cp:lastModifiedBy>
  <cp:revision>3</cp:revision>
  <cp:lastPrinted>2025-06-18T06:09:00Z</cp:lastPrinted>
  <dcterms:created xsi:type="dcterms:W3CDTF">2026-10-05T04:47:00Z</dcterms:created>
  <dcterms:modified xsi:type="dcterms:W3CDTF">2026-10-05T06:08:00Z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2f4610a7b95893395dc4339ee8d9bb0722dd63d5c9b6338bdf0f627437e994f1</vt:lpwstr>
  </property>
</Properties>
</file>